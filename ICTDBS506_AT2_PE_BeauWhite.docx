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Ind w:w="-5" w:type="dxa"/>
        <w:tblBorders>
          <w:insideH w:val="single" w:sz="6" w:space="0" w:color="auto"/>
          <w:insideV w:val="single" w:sz="6" w:space="0" w:color="auto"/>
        </w:tblBorders>
        <w:tblLayout w:type="fixed"/>
        <w:tblLook w:val="04A0" w:firstRow="1" w:lastRow="0" w:firstColumn="1" w:lastColumn="0" w:noHBand="0" w:noVBand="1"/>
      </w:tblPr>
      <w:tblGrid>
        <w:gridCol w:w="2606"/>
        <w:gridCol w:w="3178"/>
        <w:gridCol w:w="1252"/>
        <w:gridCol w:w="1250"/>
        <w:gridCol w:w="1908"/>
      </w:tblGrid>
      <w:tr w:rsidR="00991596" w:rsidRPr="0023672D" w14:paraId="696BE322" w14:textId="77777777" w:rsidTr="00BA792A">
        <w:tc>
          <w:tcPr>
            <w:tcW w:w="1278" w:type="pct"/>
            <w:shd w:val="clear" w:color="auto" w:fill="D9D9D9" w:themeFill="background1" w:themeFillShade="D9"/>
            <w:vAlign w:val="center"/>
          </w:tcPr>
          <w:p w14:paraId="1B8A28C3" w14:textId="78AF0633" w:rsidR="00991596" w:rsidRPr="004F09F3" w:rsidRDefault="00991596" w:rsidP="0047173F">
            <w:pPr>
              <w:pStyle w:val="TableHeading"/>
            </w:pPr>
            <w:r w:rsidRPr="004F09F3">
              <w:t>Student Name</w:t>
            </w:r>
          </w:p>
        </w:tc>
        <w:tc>
          <w:tcPr>
            <w:tcW w:w="1559" w:type="pct"/>
            <w:vAlign w:val="center"/>
          </w:tcPr>
          <w:p w14:paraId="1E4A7DE9" w14:textId="653D23A8" w:rsidR="00991596" w:rsidRPr="0023672D" w:rsidRDefault="004A6DC4" w:rsidP="0047173F">
            <w:pPr>
              <w:pStyle w:val="TableText"/>
            </w:pPr>
            <w:bookmarkStart w:id="0" w:name="StudentName"/>
            <w:bookmarkEnd w:id="0"/>
            <w:r>
              <w:t>Beau White</w:t>
            </w:r>
          </w:p>
        </w:tc>
        <w:tc>
          <w:tcPr>
            <w:tcW w:w="1227" w:type="pct"/>
            <w:gridSpan w:val="2"/>
            <w:shd w:val="clear" w:color="auto" w:fill="D9D9D9" w:themeFill="background1" w:themeFillShade="D9"/>
            <w:vAlign w:val="center"/>
          </w:tcPr>
          <w:p w14:paraId="2ACD088C" w14:textId="2E73257C" w:rsidR="00991596" w:rsidRPr="0023672D" w:rsidRDefault="00190C4C" w:rsidP="0047173F">
            <w:pPr>
              <w:pStyle w:val="TableHeading"/>
            </w:pPr>
            <w:r w:rsidRPr="0023672D">
              <w:t>Student Number</w:t>
            </w:r>
          </w:p>
        </w:tc>
        <w:tc>
          <w:tcPr>
            <w:tcW w:w="936" w:type="pct"/>
            <w:vAlign w:val="center"/>
          </w:tcPr>
          <w:p w14:paraId="16CD9F7B" w14:textId="2F4C1662" w:rsidR="00991596" w:rsidRPr="0023672D" w:rsidRDefault="00154C5C" w:rsidP="0047173F">
            <w:pPr>
              <w:pStyle w:val="TableText"/>
            </w:pPr>
            <w:bookmarkStart w:id="1" w:name="StudentNbr"/>
            <w:bookmarkEnd w:id="1"/>
            <w:r>
              <w:t>474538124</w:t>
            </w:r>
          </w:p>
        </w:tc>
      </w:tr>
      <w:tr w:rsidR="00445EC0" w:rsidRPr="0023672D" w14:paraId="240F4814" w14:textId="77777777" w:rsidTr="00BA792A">
        <w:tc>
          <w:tcPr>
            <w:tcW w:w="1278" w:type="pct"/>
            <w:shd w:val="clear" w:color="auto" w:fill="D9D9D9" w:themeFill="background1" w:themeFillShade="D9"/>
            <w:vAlign w:val="center"/>
          </w:tcPr>
          <w:p w14:paraId="6AF58B0E" w14:textId="77777777" w:rsidR="00445EC0" w:rsidRPr="004F09F3" w:rsidRDefault="00445EC0" w:rsidP="0047173F">
            <w:pPr>
              <w:pStyle w:val="TableHeading"/>
            </w:pPr>
            <w:r w:rsidRPr="004F09F3">
              <w:t>Unit Code/s &amp; Name/s</w:t>
            </w:r>
          </w:p>
        </w:tc>
        <w:tc>
          <w:tcPr>
            <w:tcW w:w="3722" w:type="pct"/>
            <w:gridSpan w:val="4"/>
            <w:vAlign w:val="center"/>
          </w:tcPr>
          <w:p w14:paraId="68E49404" w14:textId="6CA925EA" w:rsidR="00445EC0" w:rsidRPr="0023672D" w:rsidRDefault="0087075B" w:rsidP="0047173F">
            <w:pPr>
              <w:pStyle w:val="TableText"/>
            </w:pPr>
            <w:bookmarkStart w:id="2" w:name="UnitCode_Name"/>
            <w:bookmarkEnd w:id="2"/>
            <w:r>
              <w:t>ICTDBS506 Design databases</w:t>
            </w:r>
            <w:r w:rsidR="00445EC0">
              <w:t xml:space="preserve"> </w:t>
            </w:r>
          </w:p>
        </w:tc>
      </w:tr>
      <w:tr w:rsidR="00A12359" w:rsidRPr="0023672D" w14:paraId="19941BA8" w14:textId="77777777" w:rsidTr="00BA792A">
        <w:tc>
          <w:tcPr>
            <w:tcW w:w="1278" w:type="pct"/>
            <w:shd w:val="clear" w:color="auto" w:fill="D9D9D9" w:themeFill="background1" w:themeFillShade="D9"/>
            <w:vAlign w:val="center"/>
          </w:tcPr>
          <w:p w14:paraId="05B517C6" w14:textId="11196377" w:rsidR="00A12359" w:rsidRPr="004F09F3" w:rsidRDefault="00A12359" w:rsidP="0047173F">
            <w:pPr>
              <w:pStyle w:val="Tableheading0"/>
              <w:spacing w:line="300" w:lineRule="auto"/>
            </w:pPr>
            <w:r>
              <w:t xml:space="preserve">Cluster Name </w:t>
            </w:r>
            <w:r w:rsidR="0047173F">
              <w:br/>
            </w:r>
            <w:r w:rsidRPr="00B93550">
              <w:rPr>
                <w:b w:val="0"/>
                <w:i/>
                <w:sz w:val="18"/>
              </w:rPr>
              <w:t xml:space="preserve">If applicable </w:t>
            </w:r>
          </w:p>
        </w:tc>
        <w:tc>
          <w:tcPr>
            <w:tcW w:w="3722" w:type="pct"/>
            <w:gridSpan w:val="4"/>
            <w:vAlign w:val="center"/>
          </w:tcPr>
          <w:p w14:paraId="0F5DB923" w14:textId="34B30BEB" w:rsidR="00A12359" w:rsidRDefault="0087075B" w:rsidP="0047173F">
            <w:pPr>
              <w:pStyle w:val="TableText"/>
            </w:pPr>
            <w:r>
              <w:t>N/A</w:t>
            </w:r>
          </w:p>
        </w:tc>
      </w:tr>
      <w:tr w:rsidR="0087075B" w:rsidRPr="0023672D" w14:paraId="53C82E5F" w14:textId="77777777" w:rsidTr="00BA792A">
        <w:tc>
          <w:tcPr>
            <w:tcW w:w="1278" w:type="pct"/>
            <w:shd w:val="clear" w:color="auto" w:fill="D9D9D9" w:themeFill="background1" w:themeFillShade="D9"/>
            <w:vAlign w:val="center"/>
          </w:tcPr>
          <w:p w14:paraId="794CECF2" w14:textId="7F3F4392" w:rsidR="0087075B" w:rsidRPr="004F09F3" w:rsidRDefault="0087075B" w:rsidP="0087075B">
            <w:pPr>
              <w:pStyle w:val="TableHeading"/>
            </w:pPr>
            <w:r w:rsidRPr="00512755">
              <w:t>Assessment Name</w:t>
            </w:r>
          </w:p>
        </w:tc>
        <w:tc>
          <w:tcPr>
            <w:tcW w:w="1559" w:type="pct"/>
            <w:vAlign w:val="center"/>
          </w:tcPr>
          <w:p w14:paraId="172AFD46" w14:textId="3DB0BFDD" w:rsidR="0087075B" w:rsidRPr="0082120B" w:rsidRDefault="0087075B" w:rsidP="0087075B">
            <w:pPr>
              <w:pStyle w:val="TableText"/>
            </w:pPr>
            <w:r>
              <w:rPr>
                <w:szCs w:val="22"/>
              </w:rPr>
              <w:t>Database / website design project portfolio</w:t>
            </w:r>
          </w:p>
        </w:tc>
        <w:tc>
          <w:tcPr>
            <w:tcW w:w="1227" w:type="pct"/>
            <w:gridSpan w:val="2"/>
            <w:shd w:val="clear" w:color="auto" w:fill="D9D9D9" w:themeFill="background1" w:themeFillShade="D9"/>
            <w:vAlign w:val="center"/>
          </w:tcPr>
          <w:p w14:paraId="6743158F" w14:textId="02372ED4" w:rsidR="0087075B" w:rsidRPr="0082120B" w:rsidRDefault="0087075B" w:rsidP="0087075B">
            <w:pPr>
              <w:pStyle w:val="TableHeading"/>
            </w:pPr>
            <w:r w:rsidRPr="00AF3341">
              <w:t>Assessment Task No.</w:t>
            </w:r>
            <w:r w:rsidRPr="00512755">
              <w:t xml:space="preserve"> </w:t>
            </w:r>
          </w:p>
        </w:tc>
        <w:tc>
          <w:tcPr>
            <w:tcW w:w="936" w:type="pct"/>
            <w:vAlign w:val="center"/>
          </w:tcPr>
          <w:p w14:paraId="139EF275" w14:textId="2CFBF3D3" w:rsidR="0087075B" w:rsidRPr="0023672D" w:rsidRDefault="0087075B" w:rsidP="0087075B">
            <w:pPr>
              <w:pStyle w:val="TableText"/>
            </w:pPr>
            <w:r>
              <w:rPr>
                <w:szCs w:val="22"/>
              </w:rPr>
              <w:t>2 of 2</w:t>
            </w:r>
          </w:p>
        </w:tc>
      </w:tr>
      <w:tr w:rsidR="0087075B" w:rsidRPr="0023672D" w14:paraId="21E2B7E6" w14:textId="77777777" w:rsidTr="00BA792A">
        <w:tc>
          <w:tcPr>
            <w:tcW w:w="1278" w:type="pct"/>
            <w:shd w:val="clear" w:color="auto" w:fill="D9D9D9" w:themeFill="background1" w:themeFillShade="D9"/>
            <w:vAlign w:val="center"/>
          </w:tcPr>
          <w:p w14:paraId="41A7D15F" w14:textId="77777777" w:rsidR="0087075B" w:rsidRPr="004F09F3" w:rsidRDefault="0087075B" w:rsidP="0087075B">
            <w:pPr>
              <w:pStyle w:val="TableHeading"/>
            </w:pPr>
            <w:r w:rsidRPr="004F09F3">
              <w:t>Assessment Due Date</w:t>
            </w:r>
          </w:p>
        </w:tc>
        <w:tc>
          <w:tcPr>
            <w:tcW w:w="1559" w:type="pct"/>
            <w:vAlign w:val="center"/>
          </w:tcPr>
          <w:p w14:paraId="5E1801B3" w14:textId="77777777" w:rsidR="0087075B" w:rsidRPr="0082120B" w:rsidRDefault="0087075B" w:rsidP="0087075B">
            <w:pPr>
              <w:pStyle w:val="TableText"/>
            </w:pPr>
            <w:bookmarkStart w:id="3" w:name="AssessDate"/>
            <w:bookmarkEnd w:id="3"/>
          </w:p>
        </w:tc>
        <w:tc>
          <w:tcPr>
            <w:tcW w:w="1227" w:type="pct"/>
            <w:gridSpan w:val="2"/>
            <w:shd w:val="clear" w:color="auto" w:fill="D9D9D9" w:themeFill="background1" w:themeFillShade="D9"/>
            <w:vAlign w:val="center"/>
          </w:tcPr>
          <w:p w14:paraId="5A062836" w14:textId="60E1C3A0" w:rsidR="0087075B" w:rsidRPr="0082120B" w:rsidRDefault="0087075B" w:rsidP="0087075B">
            <w:pPr>
              <w:pStyle w:val="TableHeading"/>
            </w:pPr>
            <w:r w:rsidRPr="0082120B">
              <w:t>Date</w:t>
            </w:r>
            <w:r>
              <w:t xml:space="preserve"> Submitted</w:t>
            </w:r>
          </w:p>
        </w:tc>
        <w:tc>
          <w:tcPr>
            <w:tcW w:w="936" w:type="pct"/>
            <w:vAlign w:val="center"/>
          </w:tcPr>
          <w:p w14:paraId="394186F2" w14:textId="5F1ABBA1" w:rsidR="0087075B" w:rsidRPr="0023672D" w:rsidRDefault="0087075B" w:rsidP="0087075B">
            <w:pPr>
              <w:pStyle w:val="TableText"/>
            </w:pPr>
            <w:r w:rsidRPr="00A53902">
              <w:t xml:space="preserve">     </w:t>
            </w:r>
            <w:r w:rsidR="0088309E">
              <w:t>6/11/2024</w:t>
            </w:r>
          </w:p>
        </w:tc>
      </w:tr>
      <w:tr w:rsidR="0087075B" w:rsidRPr="0023672D" w14:paraId="5AE4AD41" w14:textId="77777777" w:rsidTr="00BA792A">
        <w:tc>
          <w:tcPr>
            <w:tcW w:w="1278" w:type="pct"/>
            <w:shd w:val="clear" w:color="auto" w:fill="D9D9D9" w:themeFill="background1" w:themeFillShade="D9"/>
            <w:vAlign w:val="center"/>
          </w:tcPr>
          <w:p w14:paraId="550B9C29" w14:textId="77BAEDBC" w:rsidR="0087075B" w:rsidRPr="004F09F3" w:rsidRDefault="0087075B" w:rsidP="0087075B">
            <w:pPr>
              <w:pStyle w:val="TableHeading"/>
            </w:pPr>
            <w:r w:rsidRPr="004F09F3">
              <w:t xml:space="preserve">Assessor Name </w:t>
            </w:r>
          </w:p>
        </w:tc>
        <w:tc>
          <w:tcPr>
            <w:tcW w:w="3722" w:type="pct"/>
            <w:gridSpan w:val="4"/>
            <w:vAlign w:val="center"/>
          </w:tcPr>
          <w:p w14:paraId="19227B66" w14:textId="75C16E81" w:rsidR="0087075B" w:rsidRPr="0023672D" w:rsidRDefault="00154C5C" w:rsidP="0087075B">
            <w:pPr>
              <w:pStyle w:val="TableText"/>
            </w:pPr>
            <w:bookmarkStart w:id="4" w:name="TeacherName"/>
            <w:bookmarkEnd w:id="4"/>
            <w:r>
              <w:t>David Hunt</w:t>
            </w:r>
          </w:p>
        </w:tc>
      </w:tr>
      <w:tr w:rsidR="0087075B" w:rsidRPr="000964DF" w14:paraId="046F6763" w14:textId="77777777" w:rsidTr="00BA792A">
        <w:tc>
          <w:tcPr>
            <w:tcW w:w="5000" w:type="pct"/>
            <w:gridSpan w:val="5"/>
            <w:shd w:val="clear" w:color="auto" w:fill="D9D9D9" w:themeFill="background1" w:themeFillShade="D9"/>
            <w:vAlign w:val="center"/>
          </w:tcPr>
          <w:p w14:paraId="11B5BF0F" w14:textId="1287B317" w:rsidR="0087075B" w:rsidRPr="000964DF" w:rsidRDefault="0087075B" w:rsidP="0087075B">
            <w:pPr>
              <w:pStyle w:val="TableText"/>
              <w:rPr>
                <w:sz w:val="20"/>
              </w:rPr>
            </w:pPr>
            <w:r w:rsidRPr="00B765D6">
              <w:rPr>
                <w:b/>
              </w:rPr>
              <w:t>Student Declaration:</w:t>
            </w:r>
            <w:r w:rsidRPr="00B765D6">
              <w:t xml:space="preserve">  </w:t>
            </w:r>
            <w:r w:rsidRPr="004B00AA">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87075B" w:rsidRPr="000964DF" w14:paraId="34B1729E" w14:textId="77777777" w:rsidTr="0087075B">
        <w:tc>
          <w:tcPr>
            <w:tcW w:w="1278" w:type="pct"/>
            <w:shd w:val="clear" w:color="auto" w:fill="D9D9D9" w:themeFill="background1" w:themeFillShade="D9"/>
            <w:vAlign w:val="center"/>
          </w:tcPr>
          <w:p w14:paraId="40DDF8A3" w14:textId="77777777" w:rsidR="0087075B" w:rsidRPr="000964DF" w:rsidRDefault="0087075B" w:rsidP="0087075B">
            <w:pPr>
              <w:pStyle w:val="TableHeading"/>
              <w:rPr>
                <w:sz w:val="20"/>
              </w:rPr>
            </w:pPr>
            <w:r w:rsidRPr="00B765D6">
              <w:t>Student Signature</w:t>
            </w:r>
          </w:p>
        </w:tc>
        <w:tc>
          <w:tcPr>
            <w:tcW w:w="2173" w:type="pct"/>
            <w:gridSpan w:val="2"/>
            <w:vAlign w:val="center"/>
          </w:tcPr>
          <w:p w14:paraId="1E985D7C" w14:textId="78236E5E" w:rsidR="0087075B" w:rsidRPr="000964DF" w:rsidRDefault="00154C5C" w:rsidP="0087075B">
            <w:pPr>
              <w:pStyle w:val="TableText"/>
            </w:pPr>
            <w:proofErr w:type="spellStart"/>
            <w:proofErr w:type="gramStart"/>
            <w:r>
              <w:t>B.White</w:t>
            </w:r>
            <w:proofErr w:type="spellEnd"/>
            <w:proofErr w:type="gramEnd"/>
          </w:p>
        </w:tc>
        <w:tc>
          <w:tcPr>
            <w:tcW w:w="613" w:type="pct"/>
            <w:shd w:val="clear" w:color="auto" w:fill="D9D9D9" w:themeFill="background1" w:themeFillShade="D9"/>
            <w:vAlign w:val="center"/>
          </w:tcPr>
          <w:p w14:paraId="56471079" w14:textId="77777777" w:rsidR="0087075B" w:rsidRPr="000964DF" w:rsidRDefault="0087075B" w:rsidP="0087075B">
            <w:pPr>
              <w:pStyle w:val="TableHeading"/>
              <w:rPr>
                <w:sz w:val="20"/>
              </w:rPr>
            </w:pPr>
            <w:r w:rsidRPr="00B765D6">
              <w:t>Date</w:t>
            </w:r>
          </w:p>
        </w:tc>
        <w:tc>
          <w:tcPr>
            <w:tcW w:w="936" w:type="pct"/>
            <w:vAlign w:val="center"/>
          </w:tcPr>
          <w:p w14:paraId="7F4FD529" w14:textId="2A2AD359" w:rsidR="0087075B" w:rsidRPr="000964DF" w:rsidRDefault="0088309E" w:rsidP="0087075B">
            <w:pPr>
              <w:pStyle w:val="TableText"/>
            </w:pPr>
            <w:r>
              <w:t>6/11/2024</w:t>
            </w:r>
          </w:p>
        </w:tc>
      </w:tr>
      <w:tr w:rsidR="0087075B" w:rsidRPr="000964DF" w14:paraId="7BD92C44" w14:textId="77777777" w:rsidTr="00BA792A">
        <w:trPr>
          <w:trHeight w:val="1243"/>
        </w:trPr>
        <w:tc>
          <w:tcPr>
            <w:tcW w:w="5000" w:type="pct"/>
            <w:gridSpan w:val="5"/>
            <w:shd w:val="clear" w:color="auto" w:fill="auto"/>
            <w:vAlign w:val="center"/>
          </w:tcPr>
          <w:p w14:paraId="79137E17" w14:textId="1438A47B" w:rsidR="0087075B" w:rsidRPr="00190C4C" w:rsidRDefault="0087075B" w:rsidP="0087075B">
            <w:pPr>
              <w:pStyle w:val="Privacydisclaimer"/>
              <w:jc w:val="both"/>
              <w:rPr>
                <w:sz w:val="20"/>
              </w:rPr>
            </w:pPr>
            <w:r w:rsidRPr="00535AF5">
              <w:rPr>
                <w:b/>
              </w:rPr>
              <w:t xml:space="preserve">PRIVACY STATEMENT: </w:t>
            </w:r>
            <w:r w:rsidRPr="00535AF5">
              <w:t>TAFE Queensland is collecting your personal info</w:t>
            </w:r>
            <w:r>
              <w:t>rmation on this form for the purpose of assessment</w:t>
            </w:r>
            <w:r w:rsidRPr="00535AF5">
              <w:t xml:space="preserve">. In accordance with the Information Privacy Act 2009 (Qld), your personal information will only be accessed by staff employed by TAFE Queensland for the purposes of </w:t>
            </w:r>
            <w:r>
              <w:t>conducting assessment</w:t>
            </w:r>
            <w:r w:rsidRPr="00535AF5">
              <w:t xml:space="preserve">. Your information will not be provided to any other person or agency unless you have provided TAFE Queensland with permission, if authorised under our Privacy Policy (available at </w:t>
            </w:r>
            <w:hyperlink r:id="rId10" w:history="1">
              <w:r w:rsidRPr="002E72AC">
                <w:rPr>
                  <w:rStyle w:val="Hyperlink"/>
                </w:rPr>
                <w:t>https://tafeqld.edu.au/global/privacy-policy.html</w:t>
              </w:r>
            </w:hyperlink>
            <w:r w:rsidRPr="00535AF5">
              <w:t xml:space="preserve">) or disclosure is otherwise permitted or required by law. Your information will be stored securely. If you wish to access or correct any of your information, discuss how it has been managed or have a concern or complaint about the way the information has been collected, used, stored, or disclosed, please contact the TAFE Queensland Privacy Officer at </w:t>
            </w:r>
            <w:hyperlink r:id="rId11" w:history="1">
              <w:r w:rsidRPr="002E72AC">
                <w:rPr>
                  <w:rStyle w:val="Hyperlink"/>
                </w:rPr>
                <w:t>privacy@tafeqld.edu.au</w:t>
              </w:r>
            </w:hyperlink>
            <w:r>
              <w:t xml:space="preserve"> </w:t>
            </w:r>
          </w:p>
        </w:tc>
      </w:tr>
    </w:tbl>
    <w:p w14:paraId="50D2C565" w14:textId="40EB866A" w:rsidR="00BA792A" w:rsidRDefault="00BA792A"/>
    <w:tbl>
      <w:tblPr>
        <w:tblStyle w:val="TableGrid"/>
        <w:tblW w:w="10206" w:type="dxa"/>
        <w:tblInd w:w="-5" w:type="dxa"/>
        <w:tblLook w:val="04A0" w:firstRow="1" w:lastRow="0" w:firstColumn="1" w:lastColumn="0" w:noHBand="0" w:noVBand="1"/>
      </w:tblPr>
      <w:tblGrid>
        <w:gridCol w:w="2507"/>
        <w:gridCol w:w="7699"/>
      </w:tblGrid>
      <w:tr w:rsidR="00825E6C" w:rsidRPr="000964DF" w14:paraId="55AE84F5" w14:textId="77777777" w:rsidTr="00D1682E">
        <w:tc>
          <w:tcPr>
            <w:tcW w:w="2507" w:type="dxa"/>
            <w:shd w:val="clear" w:color="auto" w:fill="D9D9D9" w:themeFill="background1" w:themeFillShade="D9"/>
          </w:tcPr>
          <w:p w14:paraId="5241B4D3" w14:textId="50DD31F8" w:rsidR="00825E6C" w:rsidRPr="0023672D" w:rsidRDefault="00825E6C" w:rsidP="0087075B">
            <w:pPr>
              <w:pStyle w:val="TableHeading"/>
            </w:pPr>
            <w:r w:rsidRPr="0023672D">
              <w:t>Instructions to Student</w:t>
            </w:r>
          </w:p>
        </w:tc>
        <w:tc>
          <w:tcPr>
            <w:tcW w:w="7699" w:type="dxa"/>
          </w:tcPr>
          <w:p w14:paraId="2465ADC9" w14:textId="56CDF4FC" w:rsidR="0087075B" w:rsidRPr="0087075B" w:rsidRDefault="0087075B" w:rsidP="0087075B">
            <w:pPr>
              <w:pStyle w:val="TableText"/>
            </w:pPr>
            <w:r w:rsidRPr="0087075B">
              <w:t>Using the scenario provided, you are required to complete nine (9) tasks. Task 1 involves working in a group but the other eight (8) tasks you will be working alone or as directed by your teacher. These tasks are:</w:t>
            </w:r>
          </w:p>
          <w:p w14:paraId="6BC8B037" w14:textId="77777777" w:rsidR="0087075B" w:rsidRPr="0087075B" w:rsidRDefault="0087075B" w:rsidP="0087075B">
            <w:pPr>
              <w:pStyle w:val="Tablebullet-main0"/>
              <w:spacing w:before="60" w:after="60"/>
            </w:pPr>
            <w:r w:rsidRPr="0087075B">
              <w:t>Meeting with a client</w:t>
            </w:r>
          </w:p>
          <w:p w14:paraId="0D1D10AA" w14:textId="77777777" w:rsidR="0087075B" w:rsidRPr="0087075B" w:rsidRDefault="0087075B" w:rsidP="0087075B">
            <w:pPr>
              <w:pStyle w:val="Tablebullet-main0"/>
              <w:spacing w:before="60" w:after="60"/>
            </w:pPr>
            <w:r w:rsidRPr="0087075B">
              <w:t>Technical requirements</w:t>
            </w:r>
          </w:p>
          <w:p w14:paraId="2F1505C7" w14:textId="77777777" w:rsidR="0087075B" w:rsidRPr="0087075B" w:rsidRDefault="0087075B" w:rsidP="0087075B">
            <w:pPr>
              <w:pStyle w:val="Tablebullet-main0"/>
              <w:spacing w:before="60" w:after="60"/>
            </w:pPr>
            <w:r w:rsidRPr="0087075B">
              <w:t>Conceptual model</w:t>
            </w:r>
          </w:p>
          <w:p w14:paraId="548B69BA" w14:textId="77777777" w:rsidR="0087075B" w:rsidRPr="0087075B" w:rsidRDefault="0087075B" w:rsidP="0087075B">
            <w:pPr>
              <w:pStyle w:val="Tablebullet-main0"/>
              <w:spacing w:before="60" w:after="60"/>
            </w:pPr>
            <w:r w:rsidRPr="0087075B">
              <w:t>Logical data model</w:t>
            </w:r>
          </w:p>
          <w:p w14:paraId="0363D486" w14:textId="77777777" w:rsidR="0087075B" w:rsidRPr="0087075B" w:rsidRDefault="0087075B" w:rsidP="0087075B">
            <w:pPr>
              <w:pStyle w:val="Tablebullet-main0"/>
              <w:spacing w:before="60" w:after="60"/>
            </w:pPr>
            <w:r w:rsidRPr="0087075B">
              <w:t>Business rules and constraints</w:t>
            </w:r>
          </w:p>
          <w:p w14:paraId="27DCC4E4" w14:textId="77777777" w:rsidR="0087075B" w:rsidRPr="0087075B" w:rsidRDefault="0087075B" w:rsidP="0087075B">
            <w:pPr>
              <w:pStyle w:val="Tablebullet-main0"/>
              <w:spacing w:before="60" w:after="60"/>
            </w:pPr>
            <w:r w:rsidRPr="0087075B">
              <w:t>User interface</w:t>
            </w:r>
          </w:p>
          <w:p w14:paraId="5B7A18BF" w14:textId="77777777" w:rsidR="0087075B" w:rsidRPr="0087075B" w:rsidRDefault="0087075B" w:rsidP="0087075B">
            <w:pPr>
              <w:pStyle w:val="Tablebullet-main0"/>
              <w:spacing w:before="60" w:after="60"/>
            </w:pPr>
            <w:r w:rsidRPr="0087075B">
              <w:t>Physical design</w:t>
            </w:r>
          </w:p>
          <w:p w14:paraId="761440E2" w14:textId="77777777" w:rsidR="0087075B" w:rsidRPr="0087075B" w:rsidRDefault="0087075B" w:rsidP="0087075B">
            <w:pPr>
              <w:pStyle w:val="Tablebullet-main0"/>
              <w:spacing w:before="60" w:after="60"/>
            </w:pPr>
            <w:r w:rsidRPr="0087075B">
              <w:t>Access and security</w:t>
            </w:r>
          </w:p>
          <w:p w14:paraId="256603DA" w14:textId="7D3B69AF" w:rsidR="00825E6C" w:rsidRPr="00825E6C" w:rsidRDefault="0087075B" w:rsidP="0087075B">
            <w:pPr>
              <w:pStyle w:val="Tablebullet-main0"/>
              <w:spacing w:before="60" w:after="60"/>
            </w:pPr>
            <w:r w:rsidRPr="0087075B">
              <w:t>Client receipt, feedback checklist, sign off sheet</w:t>
            </w:r>
          </w:p>
        </w:tc>
      </w:tr>
    </w:tbl>
    <w:p w14:paraId="5252DA8B" w14:textId="77777777" w:rsidR="0087075B" w:rsidRPr="0087075B" w:rsidRDefault="0087075B">
      <w:pPr>
        <w:rPr>
          <w:sz w:val="4"/>
          <w:szCs w:val="4"/>
        </w:rPr>
      </w:pPr>
      <w:r w:rsidRPr="0087075B">
        <w:rPr>
          <w:sz w:val="4"/>
          <w:szCs w:val="4"/>
        </w:rPr>
        <w:br w:type="page"/>
      </w:r>
    </w:p>
    <w:tbl>
      <w:tblPr>
        <w:tblStyle w:val="TableGrid"/>
        <w:tblW w:w="10206" w:type="dxa"/>
        <w:tblInd w:w="-5" w:type="dxa"/>
        <w:tblLook w:val="04A0" w:firstRow="1" w:lastRow="0" w:firstColumn="1" w:lastColumn="0" w:noHBand="0" w:noVBand="1"/>
      </w:tblPr>
      <w:tblGrid>
        <w:gridCol w:w="2507"/>
        <w:gridCol w:w="7699"/>
      </w:tblGrid>
      <w:tr w:rsidR="0087075B" w:rsidRPr="008F7477" w14:paraId="0C921E1A" w14:textId="77777777" w:rsidTr="00D1682E">
        <w:tc>
          <w:tcPr>
            <w:tcW w:w="2507" w:type="dxa"/>
            <w:shd w:val="clear" w:color="auto" w:fill="D9D9D9" w:themeFill="background1" w:themeFillShade="D9"/>
          </w:tcPr>
          <w:p w14:paraId="676EBCF3" w14:textId="274D0F5B" w:rsidR="0087075B" w:rsidRPr="0082120B" w:rsidRDefault="0087075B" w:rsidP="007630DE">
            <w:pPr>
              <w:spacing w:before="80" w:after="80"/>
              <w:rPr>
                <w:rFonts w:cs="Arial"/>
                <w:b/>
                <w:szCs w:val="22"/>
              </w:rPr>
            </w:pPr>
          </w:p>
        </w:tc>
        <w:tc>
          <w:tcPr>
            <w:tcW w:w="7699" w:type="dxa"/>
          </w:tcPr>
          <w:p w14:paraId="6CCED4FB" w14:textId="77777777" w:rsidR="0087075B" w:rsidRPr="0087075B" w:rsidRDefault="0087075B" w:rsidP="0087075B">
            <w:pPr>
              <w:pStyle w:val="TableText"/>
            </w:pPr>
            <w:r w:rsidRPr="0087075B">
              <w:t xml:space="preserve">The project involves the creation of a front-end website supported by a back-end database to implement an online shop. </w:t>
            </w:r>
          </w:p>
          <w:p w14:paraId="4A67DF4C" w14:textId="5B3B3040" w:rsidR="0087075B" w:rsidRDefault="0087075B" w:rsidP="0087075B">
            <w:pPr>
              <w:pStyle w:val="TableText"/>
            </w:pPr>
            <w:r w:rsidRPr="0087075B">
              <w:t>Customers will be able to view and order products online. The website must be responsive to different screen sizes.  No gateway payment is included in this project. Details of the client’s background, data requirements are supplied below.</w:t>
            </w:r>
          </w:p>
          <w:p w14:paraId="08B6F64C" w14:textId="77777777" w:rsidR="0087075B" w:rsidRPr="0087075B" w:rsidRDefault="0087075B" w:rsidP="0087075B">
            <w:pPr>
              <w:pStyle w:val="TableText"/>
            </w:pPr>
          </w:p>
          <w:p w14:paraId="0DEE4EC3" w14:textId="77777777" w:rsidR="0087075B" w:rsidRDefault="0087075B" w:rsidP="0087075B">
            <w:pPr>
              <w:pStyle w:val="TableHeading"/>
              <w:rPr>
                <w:kern w:val="2"/>
              </w:rPr>
            </w:pPr>
            <w:r>
              <w:t xml:space="preserve">Materials to be </w:t>
            </w:r>
            <w:r w:rsidRPr="0087075B">
              <w:t>supplied</w:t>
            </w:r>
            <w:r>
              <w:t xml:space="preserve">: </w:t>
            </w:r>
          </w:p>
          <w:p w14:paraId="0A5054C0" w14:textId="77777777" w:rsidR="0087075B" w:rsidRPr="0087075B" w:rsidRDefault="0087075B" w:rsidP="0087075B">
            <w:pPr>
              <w:pStyle w:val="Tablebullet-main0"/>
            </w:pPr>
            <w:r w:rsidRPr="0087075B">
              <w:t>Case Scenario</w:t>
            </w:r>
          </w:p>
          <w:p w14:paraId="46D00F49" w14:textId="77777777" w:rsidR="0087075B" w:rsidRPr="0087075B" w:rsidRDefault="0087075B" w:rsidP="0087075B">
            <w:pPr>
              <w:pStyle w:val="Tablebullet-main0"/>
            </w:pPr>
            <w:r w:rsidRPr="0087075B">
              <w:t xml:space="preserve">Excel file for data dictionary </w:t>
            </w:r>
          </w:p>
          <w:p w14:paraId="36E72C93" w14:textId="77777777" w:rsidR="0087075B" w:rsidRPr="0087075B" w:rsidRDefault="0087075B" w:rsidP="0087075B">
            <w:pPr>
              <w:pStyle w:val="Tablebullet-main0"/>
            </w:pPr>
            <w:r w:rsidRPr="0087075B">
              <w:t>Access to a computer with:</w:t>
            </w:r>
          </w:p>
          <w:p w14:paraId="5DA5E110" w14:textId="77777777" w:rsidR="0087075B" w:rsidRPr="0087075B" w:rsidRDefault="0087075B" w:rsidP="0087075B">
            <w:pPr>
              <w:pStyle w:val="Tablebullet-sub2"/>
            </w:pPr>
            <w:r w:rsidRPr="0087075B">
              <w:t>Internet access</w:t>
            </w:r>
          </w:p>
          <w:p w14:paraId="3FB7FE9A" w14:textId="77777777" w:rsidR="0087075B" w:rsidRPr="0087075B" w:rsidRDefault="0087075B" w:rsidP="0087075B">
            <w:pPr>
              <w:pStyle w:val="Tablebullet-sub2"/>
            </w:pPr>
            <w:r w:rsidRPr="0087075B">
              <w:t>Web browser</w:t>
            </w:r>
          </w:p>
          <w:p w14:paraId="10AF20FB" w14:textId="77777777" w:rsidR="0087075B" w:rsidRPr="0087075B" w:rsidRDefault="0087075B" w:rsidP="0087075B">
            <w:pPr>
              <w:pStyle w:val="Tablebullet-sub2"/>
            </w:pPr>
            <w:r w:rsidRPr="0087075B">
              <w:t>Microsoft office</w:t>
            </w:r>
          </w:p>
          <w:p w14:paraId="2990F827" w14:textId="77777777" w:rsidR="0087075B" w:rsidRDefault="0087075B" w:rsidP="0087075B">
            <w:pPr>
              <w:pStyle w:val="Tablebullet-main0"/>
            </w:pPr>
            <w:r>
              <w:t xml:space="preserve">Database </w:t>
            </w:r>
            <w:proofErr w:type="gramStart"/>
            <w:r w:rsidRPr="0087075B">
              <w:t>provider</w:t>
            </w:r>
            <w:r>
              <w:t>(</w:t>
            </w:r>
            <w:proofErr w:type="gramEnd"/>
            <w:r>
              <w:t>MySQL/PhpMyAdmin)</w:t>
            </w:r>
          </w:p>
          <w:p w14:paraId="398CC822" w14:textId="77777777" w:rsidR="0087075B" w:rsidRDefault="0087075B" w:rsidP="0087075B">
            <w:pPr>
              <w:pStyle w:val="Tablebullet-main0"/>
              <w:numPr>
                <w:ilvl w:val="0"/>
                <w:numId w:val="0"/>
              </w:numPr>
              <w:ind w:left="567"/>
            </w:pPr>
            <w:r>
              <w:t>Suggested applications are:</w:t>
            </w:r>
          </w:p>
          <w:p w14:paraId="68E6A3A1" w14:textId="771BD90F" w:rsidR="0087075B" w:rsidRDefault="0087075B" w:rsidP="0087075B">
            <w:pPr>
              <w:pStyle w:val="Tablebullet-sub2"/>
              <w:rPr>
                <w:rStyle w:val="Hyperlink"/>
              </w:rPr>
            </w:pPr>
            <w:proofErr w:type="spellStart"/>
            <w:r w:rsidRPr="005526F9">
              <w:t>inVision</w:t>
            </w:r>
            <w:proofErr w:type="spellEnd"/>
          </w:p>
          <w:p w14:paraId="73204B2D" w14:textId="2D27C77C" w:rsidR="0087075B" w:rsidRDefault="0087075B" w:rsidP="0087075B">
            <w:pPr>
              <w:pStyle w:val="Tablebullet-sub2"/>
            </w:pPr>
            <w:proofErr w:type="spellStart"/>
            <w:r w:rsidRPr="005526F9">
              <w:t>MockFlow</w:t>
            </w:r>
            <w:proofErr w:type="spellEnd"/>
            <w:r>
              <w:rPr>
                <w:rStyle w:val="Hyperlink"/>
              </w:rPr>
              <w:t xml:space="preserve"> </w:t>
            </w:r>
            <w:r>
              <w:t>or similar</w:t>
            </w:r>
          </w:p>
          <w:p w14:paraId="38F0E892" w14:textId="77777777" w:rsidR="0087075B" w:rsidRDefault="0087075B" w:rsidP="0087075B">
            <w:pPr>
              <w:pStyle w:val="TableText"/>
            </w:pPr>
          </w:p>
          <w:p w14:paraId="0D17002F" w14:textId="77777777" w:rsidR="0087075B" w:rsidRDefault="0087075B" w:rsidP="0087075B">
            <w:pPr>
              <w:pStyle w:val="TableHeading"/>
            </w:pPr>
            <w:r>
              <w:t xml:space="preserve">Work, Health and Safety: </w:t>
            </w:r>
          </w:p>
          <w:p w14:paraId="466EC811" w14:textId="77777777" w:rsidR="0087075B" w:rsidRPr="0087075B" w:rsidRDefault="0087075B" w:rsidP="0087075B">
            <w:pPr>
              <w:pStyle w:val="TableText"/>
            </w:pPr>
            <w:r w:rsidRPr="0087075B">
              <w:t>The environment should be assessed for safety prior to class. Special considering should be taken regarding potential ICT related hazards such as tripping hazards, electromagnetic radiation, ergonomics and posture.</w:t>
            </w:r>
          </w:p>
          <w:p w14:paraId="22FE0879" w14:textId="77777777" w:rsidR="0087075B" w:rsidRPr="0087075B" w:rsidRDefault="0087075B" w:rsidP="0087075B">
            <w:pPr>
              <w:pStyle w:val="TableText"/>
            </w:pPr>
            <w:r w:rsidRPr="0087075B">
              <w:t xml:space="preserve">TAFE Queensland health and safety policies and procedures should be </w:t>
            </w:r>
            <w:proofErr w:type="gramStart"/>
            <w:r w:rsidRPr="0087075B">
              <w:t>followed at all times</w:t>
            </w:r>
            <w:proofErr w:type="gramEnd"/>
            <w:r w:rsidRPr="0087075B">
              <w:t>.</w:t>
            </w:r>
          </w:p>
          <w:p w14:paraId="0697CAB3" w14:textId="77777777" w:rsidR="0087075B" w:rsidRPr="0087075B" w:rsidRDefault="0087075B" w:rsidP="0087075B">
            <w:pPr>
              <w:pStyle w:val="TableText"/>
            </w:pPr>
          </w:p>
          <w:p w14:paraId="0847E61C" w14:textId="77777777" w:rsidR="0087075B" w:rsidRDefault="0087075B" w:rsidP="0087075B">
            <w:pPr>
              <w:pStyle w:val="TableHeading"/>
              <w:rPr>
                <w:kern w:val="2"/>
              </w:rPr>
            </w:pPr>
            <w:r>
              <w:t>Details of Location:</w:t>
            </w:r>
          </w:p>
          <w:p w14:paraId="495372AC" w14:textId="77777777" w:rsidR="0087075B" w:rsidRPr="0087075B" w:rsidRDefault="0087075B" w:rsidP="0087075B">
            <w:pPr>
              <w:pStyle w:val="TableText"/>
            </w:pPr>
            <w:r w:rsidRPr="0087075B">
              <w:t>TAFE will provide simulated work environment in the classroom all practical activities should be completed in the classroom with teacher/tutor assistance; however, it is possible to complete these tasks on a home computer with internet access, web browser and office suits or similar.</w:t>
            </w:r>
          </w:p>
          <w:p w14:paraId="21631AA9" w14:textId="77777777" w:rsidR="0087075B" w:rsidRDefault="0087075B" w:rsidP="0087075B">
            <w:pPr>
              <w:pStyle w:val="TableText"/>
            </w:pPr>
          </w:p>
          <w:p w14:paraId="720287A1" w14:textId="77777777" w:rsidR="0087075B" w:rsidRDefault="0087075B" w:rsidP="0087075B">
            <w:pPr>
              <w:pStyle w:val="TableHeading"/>
            </w:pPr>
            <w:r>
              <w:t xml:space="preserve">Time </w:t>
            </w:r>
            <w:r w:rsidRPr="0087075B">
              <w:t>Restrictions</w:t>
            </w:r>
            <w:r>
              <w:t>:</w:t>
            </w:r>
          </w:p>
          <w:p w14:paraId="1E53B6A2" w14:textId="75B45C88" w:rsidR="0087075B" w:rsidRPr="0087075B" w:rsidRDefault="0087075B" w:rsidP="0087075B">
            <w:pPr>
              <w:pStyle w:val="TableText"/>
            </w:pPr>
            <w:r w:rsidRPr="0087075B">
              <w:t>This is a portfolio assessment designed to take place over 8 weeks. The student is expected to attend in class for 7 hours per week (this includes theory sessions) and should be able to commit up to 3 hours per week in their own time.</w:t>
            </w:r>
          </w:p>
        </w:tc>
      </w:tr>
    </w:tbl>
    <w:p w14:paraId="49B9BDD4" w14:textId="77777777" w:rsidR="0087075B" w:rsidRDefault="0087075B">
      <w:r>
        <w:br w:type="page"/>
      </w:r>
    </w:p>
    <w:tbl>
      <w:tblPr>
        <w:tblStyle w:val="TableGrid"/>
        <w:tblW w:w="10206" w:type="dxa"/>
        <w:tblInd w:w="-5" w:type="dxa"/>
        <w:tblLook w:val="04A0" w:firstRow="1" w:lastRow="0" w:firstColumn="1" w:lastColumn="0" w:noHBand="0" w:noVBand="1"/>
      </w:tblPr>
      <w:tblGrid>
        <w:gridCol w:w="2507"/>
        <w:gridCol w:w="7699"/>
      </w:tblGrid>
      <w:tr w:rsidR="0087075B" w:rsidRPr="008F7477" w14:paraId="7BE9F42A" w14:textId="77777777" w:rsidTr="00D1682E">
        <w:tc>
          <w:tcPr>
            <w:tcW w:w="2507" w:type="dxa"/>
            <w:shd w:val="clear" w:color="auto" w:fill="D9D9D9" w:themeFill="background1" w:themeFillShade="D9"/>
          </w:tcPr>
          <w:p w14:paraId="12E67554" w14:textId="6C5310D5" w:rsidR="0087075B" w:rsidRPr="0082120B" w:rsidRDefault="0087075B" w:rsidP="007630DE">
            <w:pPr>
              <w:spacing w:before="80" w:after="80"/>
              <w:rPr>
                <w:rFonts w:cs="Arial"/>
                <w:b/>
                <w:szCs w:val="22"/>
              </w:rPr>
            </w:pPr>
          </w:p>
        </w:tc>
        <w:tc>
          <w:tcPr>
            <w:tcW w:w="7699" w:type="dxa"/>
          </w:tcPr>
          <w:p w14:paraId="5E908506" w14:textId="77777777" w:rsidR="0087075B" w:rsidRDefault="0087075B" w:rsidP="0087075B">
            <w:pPr>
              <w:pStyle w:val="TableHeading"/>
            </w:pPr>
            <w:r>
              <w:t>Level of Assistance Permitted:</w:t>
            </w:r>
          </w:p>
          <w:p w14:paraId="694C1836" w14:textId="77777777" w:rsidR="0087075B" w:rsidRPr="0087075B" w:rsidRDefault="0087075B" w:rsidP="0087075B">
            <w:pPr>
              <w:pStyle w:val="TableText"/>
            </w:pPr>
            <w:r w:rsidRPr="0087075B">
              <w:t>Teachers and tutors should be available in class, and accessible by email for students working from home. Staff cannot directly show students answers but guide them to where to go to complete tasks individually. Students with disability will receiver reasonable adjustments.</w:t>
            </w:r>
          </w:p>
          <w:p w14:paraId="2749B213" w14:textId="77777777" w:rsidR="0087075B" w:rsidRPr="0087075B" w:rsidRDefault="0087075B" w:rsidP="0087075B">
            <w:pPr>
              <w:pStyle w:val="TableText"/>
            </w:pPr>
            <w:r w:rsidRPr="0087075B">
              <w:t>If you are unable to attend assessment you must notify your teacher before the assessment and supply a doctor’s certificate and approval from the team manager for extension.  Reasonable adjustments will be made for students as and when appropriate, after consultation with the Disability and Counselling team.  Extra time may be given for Language literacy and numeracy (LLN) or extenuating circumstances - you must see your teacher prior to assessment regarding this.</w:t>
            </w:r>
          </w:p>
          <w:p w14:paraId="5141504D" w14:textId="77777777" w:rsidR="0087075B" w:rsidRPr="0087075B" w:rsidRDefault="0087075B" w:rsidP="0087075B">
            <w:pPr>
              <w:pStyle w:val="TableText"/>
            </w:pPr>
            <w:r w:rsidRPr="0087075B">
              <w:t>RPL (Recognition of Prior Learning) is available for this unit. Speak to your teacher/assessor to check if you qualify for RPL.</w:t>
            </w:r>
          </w:p>
          <w:p w14:paraId="51B28C2A" w14:textId="77777777" w:rsidR="0087075B" w:rsidRPr="0087075B" w:rsidRDefault="0087075B" w:rsidP="0087075B">
            <w:pPr>
              <w:pStyle w:val="TableText"/>
            </w:pPr>
          </w:p>
          <w:p w14:paraId="49B7FA34" w14:textId="77777777" w:rsidR="0087075B" w:rsidRDefault="0087075B" w:rsidP="0087075B">
            <w:pPr>
              <w:pStyle w:val="TableHeading"/>
              <w:rPr>
                <w:kern w:val="2"/>
              </w:rPr>
            </w:pPr>
            <w:r>
              <w:t xml:space="preserve">Assessment </w:t>
            </w:r>
            <w:r w:rsidRPr="0087075B">
              <w:t>Criteria</w:t>
            </w:r>
            <w:r>
              <w:t>:</w:t>
            </w:r>
          </w:p>
          <w:p w14:paraId="320679A7" w14:textId="77777777" w:rsidR="0087075B" w:rsidRPr="0087075B" w:rsidRDefault="0087075B" w:rsidP="0087075B">
            <w:pPr>
              <w:pStyle w:val="TableText"/>
            </w:pPr>
            <w:r w:rsidRPr="0087075B">
              <w:t>To achieve a satisfactory result, your assessor will be looking for your ability to demonstrate the following key skills/tasks/knowledge to an acceptable industry standard:</w:t>
            </w:r>
          </w:p>
          <w:p w14:paraId="3D75D090" w14:textId="77777777" w:rsidR="0087075B" w:rsidRPr="0087075B" w:rsidRDefault="0087075B" w:rsidP="0087075B">
            <w:pPr>
              <w:pStyle w:val="Tablebullet-main0"/>
            </w:pPr>
            <w:r w:rsidRPr="0087075B">
              <w:t>Meeting with a client</w:t>
            </w:r>
          </w:p>
          <w:p w14:paraId="6BCEF66E" w14:textId="77777777" w:rsidR="0087075B" w:rsidRPr="0087075B" w:rsidRDefault="0087075B" w:rsidP="0087075B">
            <w:pPr>
              <w:pStyle w:val="Tablebullet-main0"/>
            </w:pPr>
            <w:r w:rsidRPr="0087075B">
              <w:t>Technical requirements</w:t>
            </w:r>
          </w:p>
          <w:p w14:paraId="7DD0DD28" w14:textId="77777777" w:rsidR="0087075B" w:rsidRPr="0087075B" w:rsidRDefault="0087075B" w:rsidP="0087075B">
            <w:pPr>
              <w:pStyle w:val="Tablebullet-main0"/>
            </w:pPr>
            <w:r w:rsidRPr="0087075B">
              <w:t>Conceptual model</w:t>
            </w:r>
          </w:p>
          <w:p w14:paraId="50C149D5" w14:textId="77777777" w:rsidR="0087075B" w:rsidRPr="0087075B" w:rsidRDefault="0087075B" w:rsidP="0087075B">
            <w:pPr>
              <w:pStyle w:val="Tablebullet-main0"/>
            </w:pPr>
            <w:r w:rsidRPr="0087075B">
              <w:t>Logical data model</w:t>
            </w:r>
          </w:p>
          <w:p w14:paraId="223A456D" w14:textId="77777777" w:rsidR="0087075B" w:rsidRPr="0087075B" w:rsidRDefault="0087075B" w:rsidP="0087075B">
            <w:pPr>
              <w:pStyle w:val="Tablebullet-main0"/>
            </w:pPr>
            <w:r w:rsidRPr="0087075B">
              <w:t>Business rules and constraints</w:t>
            </w:r>
          </w:p>
          <w:p w14:paraId="3086204B" w14:textId="77777777" w:rsidR="0087075B" w:rsidRPr="0087075B" w:rsidRDefault="0087075B" w:rsidP="0087075B">
            <w:pPr>
              <w:pStyle w:val="Tablebullet-main0"/>
            </w:pPr>
            <w:r w:rsidRPr="0087075B">
              <w:t>User interface</w:t>
            </w:r>
          </w:p>
          <w:p w14:paraId="2491B1D8" w14:textId="77777777" w:rsidR="0087075B" w:rsidRPr="0087075B" w:rsidRDefault="0087075B" w:rsidP="0087075B">
            <w:pPr>
              <w:pStyle w:val="Tablebullet-main0"/>
            </w:pPr>
            <w:r w:rsidRPr="0087075B">
              <w:t>Physical design</w:t>
            </w:r>
          </w:p>
          <w:p w14:paraId="046061B9" w14:textId="77777777" w:rsidR="0087075B" w:rsidRPr="0087075B" w:rsidRDefault="0087075B" w:rsidP="0087075B">
            <w:pPr>
              <w:pStyle w:val="Tablebullet-main0"/>
            </w:pPr>
            <w:r w:rsidRPr="0087075B">
              <w:t>Access and security</w:t>
            </w:r>
          </w:p>
          <w:p w14:paraId="2E2FD422" w14:textId="009196CE" w:rsidR="0087075B" w:rsidRPr="00825E6C" w:rsidRDefault="0087075B" w:rsidP="0087075B">
            <w:pPr>
              <w:pStyle w:val="Tablebullet-main0"/>
              <w:rPr>
                <w:rFonts w:cs="Arial"/>
              </w:rPr>
            </w:pPr>
            <w:r w:rsidRPr="0087075B">
              <w:t>Client receipt</w:t>
            </w:r>
          </w:p>
        </w:tc>
      </w:tr>
      <w:tr w:rsidR="00D1682E" w:rsidRPr="008F7477" w14:paraId="7CEE09BD" w14:textId="77777777" w:rsidTr="00D1682E">
        <w:tc>
          <w:tcPr>
            <w:tcW w:w="2507" w:type="dxa"/>
            <w:shd w:val="clear" w:color="auto" w:fill="D9D9D9" w:themeFill="background1" w:themeFillShade="D9"/>
          </w:tcPr>
          <w:p w14:paraId="2A00A90C" w14:textId="77777777" w:rsidR="00D1682E" w:rsidRPr="0082120B" w:rsidRDefault="00D1682E" w:rsidP="0087075B">
            <w:pPr>
              <w:pStyle w:val="TableHeading"/>
            </w:pPr>
            <w:r w:rsidRPr="0087075B">
              <w:t>Submission</w:t>
            </w:r>
            <w:r w:rsidRPr="0082120B">
              <w:t xml:space="preserve"> details</w:t>
            </w:r>
            <w:r>
              <w:br/>
            </w:r>
            <w:r w:rsidRPr="0087075B">
              <w:rPr>
                <w:b w:val="0"/>
                <w:bCs/>
              </w:rPr>
              <w:t>(if relevant)</w:t>
            </w:r>
          </w:p>
        </w:tc>
        <w:tc>
          <w:tcPr>
            <w:tcW w:w="7699" w:type="dxa"/>
          </w:tcPr>
          <w:p w14:paraId="18C0F040" w14:textId="77777777" w:rsidR="0087075B" w:rsidRDefault="0087075B" w:rsidP="0087075B">
            <w:pPr>
              <w:pStyle w:val="TableText"/>
              <w:rPr>
                <w:kern w:val="2"/>
              </w:rPr>
            </w:pPr>
            <w:r>
              <w:t>Insert your details on page 1 and sign the Student Declaration. Include this form with your submission.</w:t>
            </w:r>
          </w:p>
          <w:p w14:paraId="3CCD96C0" w14:textId="6B16AC45" w:rsidR="0087075B" w:rsidRDefault="0087075B" w:rsidP="0087075B">
            <w:pPr>
              <w:pStyle w:val="TableText"/>
            </w:pPr>
            <w:r>
              <w:rPr>
                <w:b/>
                <w:bCs/>
              </w:rPr>
              <w:t>Due Date:</w:t>
            </w:r>
          </w:p>
          <w:p w14:paraId="361D12E0" w14:textId="77777777" w:rsidR="0087075B" w:rsidRDefault="0087075B" w:rsidP="0087075B">
            <w:pPr>
              <w:pStyle w:val="TableText"/>
            </w:pPr>
          </w:p>
          <w:p w14:paraId="1469EE06" w14:textId="77777777" w:rsidR="0087075B" w:rsidRDefault="0087075B" w:rsidP="0087075B">
            <w:pPr>
              <w:pStyle w:val="TableText"/>
            </w:pPr>
            <w:r>
              <w:t>You need to submit three files in a zipped folder:</w:t>
            </w:r>
          </w:p>
          <w:p w14:paraId="3EDD1D11" w14:textId="77777777" w:rsidR="0087075B" w:rsidRPr="0087075B" w:rsidRDefault="0087075B" w:rsidP="0087075B">
            <w:pPr>
              <w:pStyle w:val="Tablebullet-main0"/>
            </w:pPr>
            <w:r w:rsidRPr="0087075B">
              <w:t xml:space="preserve">Assessment document (this word file) </w:t>
            </w:r>
          </w:p>
          <w:p w14:paraId="43B0FA8E" w14:textId="77777777" w:rsidR="0087075B" w:rsidRPr="0087075B" w:rsidRDefault="0087075B" w:rsidP="0087075B">
            <w:pPr>
              <w:pStyle w:val="Tablebullet-main0"/>
            </w:pPr>
            <w:r w:rsidRPr="0087075B">
              <w:t>SQL file of your database</w:t>
            </w:r>
          </w:p>
          <w:p w14:paraId="6BECF7DF" w14:textId="32ACA0CA" w:rsidR="00D1682E" w:rsidRPr="00825E6C" w:rsidRDefault="0087075B" w:rsidP="0087075B">
            <w:pPr>
              <w:pStyle w:val="Tablebullet-main0"/>
            </w:pPr>
            <w:r w:rsidRPr="0087075B">
              <w:t xml:space="preserve">Excel file with data dictionary </w:t>
            </w:r>
          </w:p>
        </w:tc>
      </w:tr>
    </w:tbl>
    <w:p w14:paraId="12465AA4" w14:textId="77777777" w:rsidR="0087075B" w:rsidRDefault="0087075B">
      <w:r>
        <w:rPr>
          <w:b/>
        </w:rPr>
        <w:br w:type="page"/>
      </w:r>
    </w:p>
    <w:tbl>
      <w:tblPr>
        <w:tblStyle w:val="TableGrid"/>
        <w:tblW w:w="10206" w:type="dxa"/>
        <w:tblInd w:w="-5" w:type="dxa"/>
        <w:tblLook w:val="04A0" w:firstRow="1" w:lastRow="0" w:firstColumn="1" w:lastColumn="0" w:noHBand="0" w:noVBand="1"/>
      </w:tblPr>
      <w:tblGrid>
        <w:gridCol w:w="2507"/>
        <w:gridCol w:w="7699"/>
      </w:tblGrid>
      <w:tr w:rsidR="0087075B" w:rsidRPr="000964DF" w14:paraId="02E1A4D7" w14:textId="77777777" w:rsidTr="00D1682E">
        <w:tc>
          <w:tcPr>
            <w:tcW w:w="2507" w:type="dxa"/>
            <w:shd w:val="clear" w:color="auto" w:fill="D9D9D9" w:themeFill="background1" w:themeFillShade="D9"/>
          </w:tcPr>
          <w:p w14:paraId="555165A6" w14:textId="43864D0A" w:rsidR="0087075B" w:rsidRPr="0023672D" w:rsidRDefault="0087075B" w:rsidP="00190C4C">
            <w:pPr>
              <w:pStyle w:val="Tableheading0"/>
            </w:pPr>
          </w:p>
        </w:tc>
        <w:tc>
          <w:tcPr>
            <w:tcW w:w="7699" w:type="dxa"/>
            <w:vAlign w:val="center"/>
          </w:tcPr>
          <w:p w14:paraId="23A13928" w14:textId="77777777" w:rsidR="0087075B" w:rsidRDefault="0087075B" w:rsidP="0087075B">
            <w:pPr>
              <w:pStyle w:val="TableText"/>
            </w:pPr>
            <w:r>
              <w:t xml:space="preserve">Your assignment must be saved with your </w:t>
            </w:r>
          </w:p>
          <w:p w14:paraId="7B1A69DA" w14:textId="77777777" w:rsidR="0087075B" w:rsidRDefault="0087075B" w:rsidP="0087075B">
            <w:pPr>
              <w:pStyle w:val="TableText"/>
            </w:pPr>
            <w:proofErr w:type="spellStart"/>
            <w:r>
              <w:t>surname_student</w:t>
            </w:r>
            <w:proofErr w:type="spellEnd"/>
            <w:r>
              <w:t xml:space="preserve"> </w:t>
            </w:r>
            <w:proofErr w:type="spellStart"/>
            <w:r>
              <w:t>number_unit</w:t>
            </w:r>
            <w:proofErr w:type="spellEnd"/>
            <w:r>
              <w:t xml:space="preserve">/cluster_AssessmentNumber.zip. </w:t>
            </w:r>
          </w:p>
          <w:p w14:paraId="60E6258D" w14:textId="77777777" w:rsidR="0087075B" w:rsidRDefault="0087075B" w:rsidP="0087075B">
            <w:pPr>
              <w:pStyle w:val="TableText"/>
            </w:pPr>
          </w:p>
          <w:p w14:paraId="3F5BC47C" w14:textId="54692610" w:rsidR="0087075B" w:rsidRDefault="0087075B" w:rsidP="0087075B">
            <w:pPr>
              <w:pStyle w:val="TableText"/>
            </w:pPr>
            <w:r>
              <w:t xml:space="preserve">For example: </w:t>
            </w:r>
          </w:p>
          <w:p w14:paraId="3E8D9F4A" w14:textId="77777777" w:rsidR="0087075B" w:rsidRDefault="0087075B" w:rsidP="0087075B">
            <w:pPr>
              <w:pStyle w:val="TableText"/>
              <w:rPr>
                <w:b/>
                <w:bCs/>
              </w:rPr>
            </w:pPr>
            <w:r>
              <w:rPr>
                <w:b/>
                <w:bCs/>
              </w:rPr>
              <w:t>surname_123456789_ICTDBS506_2.zip</w:t>
            </w:r>
          </w:p>
          <w:p w14:paraId="5A24B658" w14:textId="77777777" w:rsidR="0087075B" w:rsidRDefault="0087075B" w:rsidP="0087075B">
            <w:pPr>
              <w:pStyle w:val="TableText"/>
            </w:pPr>
            <w:r>
              <w:t>For re-submissions, an “R” must be added to the file name. For example:</w:t>
            </w:r>
          </w:p>
          <w:p w14:paraId="4D742D5A" w14:textId="77777777" w:rsidR="0087075B" w:rsidRDefault="0087075B" w:rsidP="0087075B">
            <w:pPr>
              <w:pStyle w:val="TableText"/>
              <w:rPr>
                <w:b/>
                <w:bCs/>
              </w:rPr>
            </w:pPr>
            <w:r>
              <w:rPr>
                <w:b/>
                <w:bCs/>
              </w:rPr>
              <w:t>surname_123456789_ICTDBS506_2_R.zip</w:t>
            </w:r>
          </w:p>
          <w:p w14:paraId="7CFCB84C" w14:textId="77777777" w:rsidR="0087075B" w:rsidRDefault="0087075B" w:rsidP="0087075B">
            <w:pPr>
              <w:pStyle w:val="TableText"/>
              <w:rPr>
                <w:b/>
                <w:bCs/>
              </w:rPr>
            </w:pPr>
          </w:p>
          <w:p w14:paraId="06373D50" w14:textId="77777777" w:rsidR="0087075B" w:rsidRDefault="0087075B" w:rsidP="0087075B">
            <w:pPr>
              <w:pStyle w:val="TableText"/>
            </w:pPr>
            <w:r>
              <w:t xml:space="preserve">Submit your assessment to the allocated Dropbox in Connect or to the allocated network folder. Your teacher will provide all the details for the submission system or network. </w:t>
            </w:r>
          </w:p>
          <w:p w14:paraId="1037E9BA" w14:textId="77777777" w:rsidR="0087075B" w:rsidRDefault="0087075B" w:rsidP="0087075B">
            <w:pPr>
              <w:pStyle w:val="TableText"/>
              <w:rPr>
                <w:b/>
                <w:bCs/>
              </w:rPr>
            </w:pPr>
            <w:r>
              <w:rPr>
                <w:b/>
                <w:bCs/>
              </w:rPr>
              <w:t>Connect details:</w:t>
            </w:r>
          </w:p>
          <w:p w14:paraId="4C0E38DF" w14:textId="77777777" w:rsidR="0087075B" w:rsidRPr="007C5A6F" w:rsidRDefault="0087075B" w:rsidP="0087075B">
            <w:pPr>
              <w:pStyle w:val="Tablebullet-main0"/>
            </w:pPr>
            <w:r w:rsidRPr="00D61A4B">
              <w:t>TAFE</w:t>
            </w:r>
            <w:r w:rsidRPr="007C5A6F">
              <w:t xml:space="preserve"> </w:t>
            </w:r>
            <w:r w:rsidRPr="00551FE5">
              <w:t>Queensland</w:t>
            </w:r>
            <w:r w:rsidRPr="007C5A6F">
              <w:t xml:space="preserve"> Learning Management </w:t>
            </w:r>
            <w:r w:rsidRPr="0087075B">
              <w:t>System</w:t>
            </w:r>
            <w:r>
              <w:t xml:space="preserve"> (</w:t>
            </w:r>
            <w:r w:rsidRPr="007C5A6F">
              <w:t>Connect</w:t>
            </w:r>
            <w:r>
              <w:t>)</w:t>
            </w:r>
            <w:r w:rsidRPr="007C5A6F">
              <w:t xml:space="preserve">: </w:t>
            </w:r>
            <w:hyperlink r:id="rId12" w:history="1">
              <w:r w:rsidRPr="007C5A6F">
                <w:rPr>
                  <w:rStyle w:val="Hyperlink"/>
                  <w:rFonts w:asciiTheme="majorHAnsi" w:hAnsiTheme="majorHAnsi" w:cstheme="majorHAnsi"/>
                  <w:i/>
                </w:rPr>
                <w:t>https://connect.tafeqld.edu.au/d2l/login</w:t>
              </w:r>
            </w:hyperlink>
          </w:p>
          <w:p w14:paraId="58A8949C" w14:textId="77777777" w:rsidR="0087075B" w:rsidRPr="00386FA6" w:rsidRDefault="0087075B" w:rsidP="0087075B">
            <w:pPr>
              <w:pStyle w:val="Tablebullet-main0"/>
            </w:pPr>
            <w:r w:rsidRPr="001A356C">
              <w:rPr>
                <w:b/>
                <w:bCs/>
              </w:rPr>
              <w:t>Username:</w:t>
            </w:r>
            <w:r w:rsidRPr="00386FA6">
              <w:t xml:space="preserve"> </w:t>
            </w:r>
            <w:proofErr w:type="gramStart"/>
            <w:r w:rsidRPr="00386FA6">
              <w:t>9 digit</w:t>
            </w:r>
            <w:proofErr w:type="gramEnd"/>
            <w:r w:rsidRPr="00386FA6">
              <w:t xml:space="preserve"> student number</w:t>
            </w:r>
          </w:p>
          <w:p w14:paraId="2EB578A2" w14:textId="5659F718" w:rsidR="0087075B" w:rsidRDefault="0087075B" w:rsidP="0087075B">
            <w:pPr>
              <w:pStyle w:val="Tablebullet-main0"/>
            </w:pPr>
            <w:r w:rsidRPr="001A356C">
              <w:rPr>
                <w:b/>
                <w:bCs/>
              </w:rPr>
              <w:t>For Password</w:t>
            </w:r>
            <w:r>
              <w:rPr>
                <w:b/>
                <w:bCs/>
              </w:rPr>
              <w:t>:</w:t>
            </w:r>
            <w:r w:rsidRPr="007C5A6F">
              <w:t xml:space="preserve"> </w:t>
            </w:r>
            <w:r w:rsidRPr="00825E6C">
              <w:rPr>
                <w:rFonts w:asciiTheme="majorHAnsi" w:hAnsiTheme="majorHAnsi"/>
              </w:rPr>
              <w:t>Reset password go to</w:t>
            </w:r>
            <w:r>
              <w:t>:</w:t>
            </w:r>
            <w:r>
              <w:br/>
            </w:r>
            <w:hyperlink r:id="rId13" w:history="1">
              <w:r w:rsidRPr="00161A79">
                <w:rPr>
                  <w:rStyle w:val="Hyperlink"/>
                  <w:rFonts w:asciiTheme="majorHAnsi" w:hAnsiTheme="majorHAnsi" w:cstheme="majorHAnsi"/>
                  <w:i/>
                </w:rPr>
                <w:t>https://passwordreset.tafeqld.edu.au/default.aspx</w:t>
              </w:r>
            </w:hyperlink>
          </w:p>
        </w:tc>
      </w:tr>
      <w:tr w:rsidR="00825E6C" w:rsidRPr="000964DF" w14:paraId="441BF8B0" w14:textId="77777777" w:rsidTr="00D1682E">
        <w:tc>
          <w:tcPr>
            <w:tcW w:w="2507" w:type="dxa"/>
            <w:shd w:val="clear" w:color="auto" w:fill="D9D9D9" w:themeFill="background1" w:themeFillShade="D9"/>
          </w:tcPr>
          <w:p w14:paraId="1193C641" w14:textId="77777777" w:rsidR="00825E6C" w:rsidRPr="0023672D" w:rsidRDefault="00825E6C" w:rsidP="00716F8B">
            <w:pPr>
              <w:pStyle w:val="TableHeading"/>
            </w:pPr>
            <w:r w:rsidRPr="0023672D">
              <w:t xml:space="preserve">Instructions to </w:t>
            </w:r>
            <w:r w:rsidRPr="00716F8B">
              <w:t>Assessor</w:t>
            </w:r>
          </w:p>
        </w:tc>
        <w:tc>
          <w:tcPr>
            <w:tcW w:w="7699" w:type="dxa"/>
            <w:vAlign w:val="center"/>
          </w:tcPr>
          <w:p w14:paraId="4EA9A072" w14:textId="77777777" w:rsidR="00716F8B" w:rsidRDefault="00716F8B" w:rsidP="009746D0">
            <w:pPr>
              <w:pStyle w:val="TableHeading"/>
              <w:rPr>
                <w:kern w:val="2"/>
              </w:rPr>
            </w:pPr>
            <w:r>
              <w:t>Specifications of Assessment:</w:t>
            </w:r>
          </w:p>
          <w:p w14:paraId="5C7D0536" w14:textId="77777777" w:rsidR="00716F8B" w:rsidRDefault="00716F8B" w:rsidP="00716F8B">
            <w:pPr>
              <w:pStyle w:val="TableText"/>
            </w:pPr>
            <w:r>
              <w:t>To be judged competent in this assessment item the student is required to demonstrate competence in all indicators shown in the marking guide.</w:t>
            </w:r>
          </w:p>
          <w:p w14:paraId="433DD39D" w14:textId="77777777" w:rsidR="00716F8B" w:rsidRDefault="00716F8B" w:rsidP="00716F8B">
            <w:pPr>
              <w:pStyle w:val="TableText"/>
            </w:pPr>
            <w:r>
              <w:t>Depending on the delivery mode and/or timetable constraints, the Study Guide and the Study Schedule must be customised to suit the mode.</w:t>
            </w:r>
          </w:p>
          <w:p w14:paraId="35EC1690" w14:textId="77777777" w:rsidR="00716F8B" w:rsidRDefault="00716F8B" w:rsidP="00716F8B">
            <w:pPr>
              <w:pStyle w:val="TableText"/>
            </w:pPr>
            <w:r>
              <w:t>Select project scenario or case study from the resources folder.</w:t>
            </w:r>
          </w:p>
          <w:p w14:paraId="3D2A54B3" w14:textId="77777777" w:rsidR="00716F8B" w:rsidRDefault="00716F8B" w:rsidP="00716F8B">
            <w:pPr>
              <w:pStyle w:val="TableText"/>
            </w:pPr>
          </w:p>
          <w:p w14:paraId="1C002E52" w14:textId="77777777" w:rsidR="00716F8B" w:rsidRDefault="00716F8B" w:rsidP="00716F8B">
            <w:pPr>
              <w:pStyle w:val="TableText"/>
              <w:rPr>
                <w:b/>
                <w:bCs/>
              </w:rPr>
            </w:pPr>
            <w:r>
              <w:rPr>
                <w:b/>
                <w:bCs/>
              </w:rPr>
              <w:t xml:space="preserve">Information / Materials provided: </w:t>
            </w:r>
          </w:p>
          <w:p w14:paraId="4DFDCAB8" w14:textId="77777777" w:rsidR="00716F8B" w:rsidRDefault="00716F8B" w:rsidP="00716F8B">
            <w:pPr>
              <w:pStyle w:val="Tablebullet-main0"/>
            </w:pPr>
            <w:r>
              <w:t xml:space="preserve">Case Scenario </w:t>
            </w:r>
          </w:p>
          <w:p w14:paraId="1C56C0E6" w14:textId="77777777" w:rsidR="00716F8B" w:rsidRDefault="00716F8B" w:rsidP="00716F8B">
            <w:pPr>
              <w:pStyle w:val="Tablebullet-main0"/>
            </w:pPr>
            <w:r>
              <w:t xml:space="preserve">Excel file for data dictionary </w:t>
            </w:r>
          </w:p>
          <w:p w14:paraId="4732F90B" w14:textId="77777777" w:rsidR="00716F8B" w:rsidRDefault="00716F8B" w:rsidP="00716F8B">
            <w:pPr>
              <w:pStyle w:val="Tablebullet-main0"/>
            </w:pPr>
            <w:r>
              <w:t>Access to a computer with:</w:t>
            </w:r>
          </w:p>
          <w:p w14:paraId="0988EB66" w14:textId="77777777" w:rsidR="00716F8B" w:rsidRDefault="00716F8B" w:rsidP="00716F8B">
            <w:pPr>
              <w:pStyle w:val="Tablebullet-sub2"/>
            </w:pPr>
            <w:r>
              <w:t>Internet access</w:t>
            </w:r>
          </w:p>
          <w:p w14:paraId="64BB57B5" w14:textId="77777777" w:rsidR="00716F8B" w:rsidRDefault="00716F8B" w:rsidP="00716F8B">
            <w:pPr>
              <w:pStyle w:val="Tablebullet-sub2"/>
            </w:pPr>
            <w:r>
              <w:t>Web browser</w:t>
            </w:r>
          </w:p>
          <w:p w14:paraId="0220A8AE" w14:textId="77777777" w:rsidR="00716F8B" w:rsidRDefault="00716F8B" w:rsidP="00716F8B">
            <w:pPr>
              <w:pStyle w:val="Tablebullet-sub2"/>
            </w:pPr>
            <w:r>
              <w:t>Microsoft office</w:t>
            </w:r>
          </w:p>
          <w:p w14:paraId="39F3BA3B" w14:textId="77777777" w:rsidR="00716F8B" w:rsidRDefault="00716F8B" w:rsidP="00716F8B">
            <w:pPr>
              <w:pStyle w:val="Tablebullet-sub2"/>
            </w:pPr>
            <w:r>
              <w:t xml:space="preserve">Database </w:t>
            </w:r>
            <w:proofErr w:type="gramStart"/>
            <w:r>
              <w:t>provider(</w:t>
            </w:r>
            <w:proofErr w:type="gramEnd"/>
            <w:r>
              <w:t>MySQL/PhpMyAdmin)</w:t>
            </w:r>
          </w:p>
          <w:p w14:paraId="563C4AEB" w14:textId="77777777" w:rsidR="00716F8B" w:rsidRDefault="00716F8B" w:rsidP="00716F8B">
            <w:pPr>
              <w:pStyle w:val="Tablebullet-main0"/>
            </w:pPr>
            <w:r>
              <w:t>Specialisation specific project requirements</w:t>
            </w:r>
          </w:p>
          <w:p w14:paraId="57B133C5" w14:textId="766078F0" w:rsidR="00825E6C" w:rsidRPr="00716F8B" w:rsidRDefault="00716F8B" w:rsidP="00716F8B">
            <w:pPr>
              <w:pStyle w:val="Tablebullet-main0"/>
            </w:pPr>
            <w:r>
              <w:t xml:space="preserve">Suggested applications are </w:t>
            </w:r>
            <w:proofErr w:type="spellStart"/>
            <w:r w:rsidRPr="009746D0">
              <w:t>inVision</w:t>
            </w:r>
            <w:proofErr w:type="spellEnd"/>
            <w:r>
              <w:t xml:space="preserve">, </w:t>
            </w:r>
            <w:proofErr w:type="spellStart"/>
            <w:r w:rsidRPr="009746D0">
              <w:t>MockFlow</w:t>
            </w:r>
            <w:proofErr w:type="spellEnd"/>
            <w:r>
              <w:rPr>
                <w:rStyle w:val="Hyperlink"/>
              </w:rPr>
              <w:t xml:space="preserve"> </w:t>
            </w:r>
            <w:r>
              <w:t>or similar.</w:t>
            </w:r>
          </w:p>
        </w:tc>
      </w:tr>
    </w:tbl>
    <w:p w14:paraId="481E03B7" w14:textId="77777777" w:rsidR="00716F8B" w:rsidRDefault="00716F8B">
      <w:r>
        <w:rPr>
          <w:b/>
        </w:rPr>
        <w:br w:type="page"/>
      </w:r>
    </w:p>
    <w:tbl>
      <w:tblPr>
        <w:tblStyle w:val="TableGrid"/>
        <w:tblW w:w="10206" w:type="dxa"/>
        <w:tblInd w:w="-5" w:type="dxa"/>
        <w:tblLook w:val="04A0" w:firstRow="1" w:lastRow="0" w:firstColumn="1" w:lastColumn="0" w:noHBand="0" w:noVBand="1"/>
      </w:tblPr>
      <w:tblGrid>
        <w:gridCol w:w="2507"/>
        <w:gridCol w:w="7699"/>
      </w:tblGrid>
      <w:tr w:rsidR="00716F8B" w:rsidRPr="000964DF" w14:paraId="7399937A" w14:textId="77777777" w:rsidTr="00D1682E">
        <w:tc>
          <w:tcPr>
            <w:tcW w:w="2507" w:type="dxa"/>
            <w:shd w:val="clear" w:color="auto" w:fill="D9D9D9" w:themeFill="background1" w:themeFillShade="D9"/>
          </w:tcPr>
          <w:p w14:paraId="3390FA9F" w14:textId="3311ACC6" w:rsidR="00716F8B" w:rsidRPr="0023672D" w:rsidRDefault="00716F8B" w:rsidP="00716F8B">
            <w:pPr>
              <w:pStyle w:val="TableHeading"/>
            </w:pPr>
          </w:p>
        </w:tc>
        <w:tc>
          <w:tcPr>
            <w:tcW w:w="7699" w:type="dxa"/>
            <w:vAlign w:val="center"/>
          </w:tcPr>
          <w:p w14:paraId="6D2124BC" w14:textId="77777777" w:rsidR="00716F8B" w:rsidRDefault="00716F8B" w:rsidP="00716F8B">
            <w:pPr>
              <w:pStyle w:val="TableHeading"/>
            </w:pPr>
            <w:r w:rsidRPr="00716F8B">
              <w:t>Assessment</w:t>
            </w:r>
            <w:r>
              <w:t xml:space="preserve"> Location:</w:t>
            </w:r>
          </w:p>
          <w:p w14:paraId="2B8B3A0F" w14:textId="77777777" w:rsidR="00716F8B" w:rsidRDefault="00716F8B" w:rsidP="00716F8B">
            <w:pPr>
              <w:pStyle w:val="TableText"/>
            </w:pPr>
            <w:r>
              <w:t xml:space="preserve">Computer lab </w:t>
            </w:r>
            <w:r w:rsidRPr="00716F8B">
              <w:t>that</w:t>
            </w:r>
            <w:r>
              <w:t xml:space="preserve"> simulates an ICT workplace environment.</w:t>
            </w:r>
          </w:p>
          <w:p w14:paraId="173F0B5F" w14:textId="77777777" w:rsidR="00716F8B" w:rsidRPr="00716F8B" w:rsidRDefault="00716F8B" w:rsidP="00716F8B">
            <w:pPr>
              <w:pStyle w:val="TableText"/>
            </w:pPr>
          </w:p>
          <w:p w14:paraId="68A3FEA5" w14:textId="77777777" w:rsidR="00716F8B" w:rsidRDefault="00716F8B" w:rsidP="00716F8B">
            <w:pPr>
              <w:pStyle w:val="TableHeading"/>
              <w:rPr>
                <w:kern w:val="2"/>
              </w:rPr>
            </w:pPr>
            <w:r>
              <w:t xml:space="preserve">Time </w:t>
            </w:r>
            <w:r w:rsidRPr="00716F8B">
              <w:t>Restrictions</w:t>
            </w:r>
            <w:r>
              <w:t>:</w:t>
            </w:r>
          </w:p>
          <w:p w14:paraId="766CF68D" w14:textId="77777777" w:rsidR="00716F8B" w:rsidRPr="00716F8B" w:rsidRDefault="00716F8B" w:rsidP="00716F8B">
            <w:pPr>
              <w:pStyle w:val="TableText"/>
            </w:pPr>
            <w:r w:rsidRPr="00716F8B">
              <w:t xml:space="preserve">This is a portfolio assessment designed to take place over 8 weeks. The student is expected to attend in class for 3 hours per week (this includes theory sessions), </w:t>
            </w:r>
            <w:proofErr w:type="gramStart"/>
            <w:r w:rsidRPr="00716F8B">
              <w:t>and also</w:t>
            </w:r>
            <w:proofErr w:type="gramEnd"/>
            <w:r w:rsidRPr="00716F8B">
              <w:t xml:space="preserve"> should be able to commit up to 3 hours per week in their own time.</w:t>
            </w:r>
          </w:p>
          <w:p w14:paraId="4D3B6DAB" w14:textId="77777777" w:rsidR="00716F8B" w:rsidRPr="00716F8B" w:rsidRDefault="00716F8B" w:rsidP="00716F8B">
            <w:pPr>
              <w:pStyle w:val="TableText"/>
            </w:pPr>
          </w:p>
          <w:p w14:paraId="7BEB0911" w14:textId="77777777" w:rsidR="00716F8B" w:rsidRDefault="00716F8B" w:rsidP="00716F8B">
            <w:pPr>
              <w:pStyle w:val="TableHeading"/>
            </w:pPr>
            <w:r>
              <w:t xml:space="preserve">Level of Assistance </w:t>
            </w:r>
            <w:r w:rsidRPr="00716F8B">
              <w:t>Permitted</w:t>
            </w:r>
            <w:r>
              <w:t>:</w:t>
            </w:r>
          </w:p>
          <w:p w14:paraId="02C7CA1D" w14:textId="77777777" w:rsidR="00716F8B" w:rsidRPr="00716F8B" w:rsidRDefault="00716F8B" w:rsidP="00716F8B">
            <w:pPr>
              <w:pStyle w:val="TableText"/>
            </w:pPr>
            <w:r w:rsidRPr="00716F8B">
              <w:t>Teachers and tutors should be available in class, and accessible by email for students working from home. Staff cannot directly show students answers but guide them to where to go to complete tasks individually. Students with disability will receive reasonable adjustments.</w:t>
            </w:r>
          </w:p>
          <w:p w14:paraId="45A1749B" w14:textId="77777777" w:rsidR="00716F8B" w:rsidRDefault="00716F8B" w:rsidP="00716F8B">
            <w:pPr>
              <w:pStyle w:val="TableText"/>
            </w:pPr>
          </w:p>
          <w:p w14:paraId="5E032F62" w14:textId="77777777" w:rsidR="00716F8B" w:rsidRDefault="00716F8B" w:rsidP="00716F8B">
            <w:pPr>
              <w:pStyle w:val="TableHeading"/>
            </w:pPr>
            <w:r w:rsidRPr="00716F8B">
              <w:t>Work</w:t>
            </w:r>
            <w:r>
              <w:t xml:space="preserve"> Health and Safety:</w:t>
            </w:r>
          </w:p>
          <w:p w14:paraId="3B3DA19C" w14:textId="77777777" w:rsidR="00716F8B" w:rsidRDefault="00716F8B" w:rsidP="00716F8B">
            <w:pPr>
              <w:pStyle w:val="TableText"/>
            </w:pPr>
            <w:r>
              <w:t>The environment should be assessed for safety prior to class. Special considering should be taken regarding potential ICT related hazards such as tripping hazards, electromagnetic radiation, ergonomics and posture.</w:t>
            </w:r>
          </w:p>
          <w:p w14:paraId="466DC3CD" w14:textId="77777777" w:rsidR="00716F8B" w:rsidRDefault="00716F8B" w:rsidP="00716F8B">
            <w:pPr>
              <w:pStyle w:val="TableText"/>
            </w:pPr>
            <w:r>
              <w:t xml:space="preserve">TAFE Queensland health and safety policies and procedures should be </w:t>
            </w:r>
            <w:proofErr w:type="gramStart"/>
            <w:r>
              <w:t>followed at all times</w:t>
            </w:r>
            <w:proofErr w:type="gramEnd"/>
            <w:r>
              <w:t>.</w:t>
            </w:r>
          </w:p>
          <w:p w14:paraId="7BFD590D" w14:textId="77777777" w:rsidR="00716F8B" w:rsidRPr="00716F8B" w:rsidRDefault="00716F8B" w:rsidP="00716F8B">
            <w:pPr>
              <w:pStyle w:val="TableText"/>
            </w:pPr>
          </w:p>
          <w:p w14:paraId="414E2FCC" w14:textId="77777777" w:rsidR="00716F8B" w:rsidRDefault="00716F8B" w:rsidP="00716F8B">
            <w:pPr>
              <w:pStyle w:val="TableHeading"/>
            </w:pPr>
            <w:r w:rsidRPr="00716F8B">
              <w:t>Interactions</w:t>
            </w:r>
            <w:r>
              <w:t>:</w:t>
            </w:r>
          </w:p>
          <w:p w14:paraId="6F8C8A7C" w14:textId="77777777" w:rsidR="00716F8B" w:rsidRDefault="00716F8B" w:rsidP="00716F8B">
            <w:pPr>
              <w:pStyle w:val="TableText"/>
            </w:pPr>
            <w:r>
              <w:t>Teamwork skills are essential in the IT industry therefore you should work in teams to consult and collaborate on the practical activities. Students need to perform Task 1 in group, and other tasks individually and will be required to show their work (unless indicated).</w:t>
            </w:r>
          </w:p>
          <w:p w14:paraId="7DA9AE08" w14:textId="77777777" w:rsidR="00716F8B" w:rsidRPr="00716F8B" w:rsidRDefault="00716F8B" w:rsidP="00716F8B">
            <w:pPr>
              <w:pStyle w:val="TableText"/>
            </w:pPr>
          </w:p>
          <w:p w14:paraId="718653D4" w14:textId="77777777" w:rsidR="00716F8B" w:rsidRDefault="00716F8B" w:rsidP="00716F8B">
            <w:pPr>
              <w:pStyle w:val="TableHeading"/>
            </w:pPr>
            <w:r w:rsidRPr="00716F8B">
              <w:t>Contingencies</w:t>
            </w:r>
            <w:r>
              <w:t>:</w:t>
            </w:r>
          </w:p>
          <w:p w14:paraId="494ACDA6" w14:textId="77777777" w:rsidR="00716F8B" w:rsidRPr="00716F8B" w:rsidRDefault="00716F8B" w:rsidP="00716F8B">
            <w:pPr>
              <w:pStyle w:val="TableText"/>
            </w:pPr>
            <w:r w:rsidRPr="00716F8B">
              <w:t>Reasonable adjustments can be made for students who require variations to assessment conditions.</w:t>
            </w:r>
          </w:p>
          <w:p w14:paraId="55C026DB" w14:textId="77777777" w:rsidR="00716F8B" w:rsidRPr="00716F8B" w:rsidRDefault="00716F8B" w:rsidP="00716F8B">
            <w:pPr>
              <w:pStyle w:val="TableText"/>
            </w:pPr>
            <w:r w:rsidRPr="00716F8B">
              <w:t>If Microsoft Word is not available; other word processing software may be used, given that the items produced can still be exported to a format accepted by Microsoft Word.</w:t>
            </w:r>
          </w:p>
          <w:p w14:paraId="479F7953" w14:textId="77777777" w:rsidR="00716F8B" w:rsidRPr="00716F8B" w:rsidRDefault="00716F8B" w:rsidP="00716F8B">
            <w:pPr>
              <w:pStyle w:val="TableText"/>
            </w:pPr>
            <w:r w:rsidRPr="00716F8B">
              <w:t>Students can use MySQL, PhpMyAdmin or similar Database provider.</w:t>
            </w:r>
          </w:p>
          <w:p w14:paraId="5BEB794E" w14:textId="501C4442" w:rsidR="00716F8B" w:rsidRPr="0007670F" w:rsidRDefault="00716F8B" w:rsidP="00716F8B">
            <w:pPr>
              <w:pStyle w:val="TableText"/>
            </w:pPr>
            <w:proofErr w:type="spellStart"/>
            <w:r w:rsidRPr="00716F8B">
              <w:t>inVision</w:t>
            </w:r>
            <w:proofErr w:type="spellEnd"/>
            <w:r>
              <w:t xml:space="preserve">, </w:t>
            </w:r>
            <w:proofErr w:type="spellStart"/>
            <w:r w:rsidRPr="00716F8B">
              <w:t>MockFlow</w:t>
            </w:r>
            <w:proofErr w:type="spellEnd"/>
            <w:r>
              <w:t xml:space="preserve"> or similar program may be used, given that it supports and same features and functionality as the suggested programs. </w:t>
            </w:r>
          </w:p>
        </w:tc>
      </w:tr>
    </w:tbl>
    <w:p w14:paraId="3267699D" w14:textId="77777777" w:rsidR="0007670F" w:rsidRDefault="0007670F">
      <w:r>
        <w:rPr>
          <w:b/>
        </w:rPr>
        <w:br w:type="page"/>
      </w:r>
    </w:p>
    <w:tbl>
      <w:tblPr>
        <w:tblStyle w:val="TableGrid"/>
        <w:tblW w:w="10206" w:type="dxa"/>
        <w:tblInd w:w="-5" w:type="dxa"/>
        <w:tblLook w:val="04A0" w:firstRow="1" w:lastRow="0" w:firstColumn="1" w:lastColumn="0" w:noHBand="0" w:noVBand="1"/>
      </w:tblPr>
      <w:tblGrid>
        <w:gridCol w:w="2507"/>
        <w:gridCol w:w="7699"/>
      </w:tblGrid>
      <w:tr w:rsidR="00716F8B" w:rsidRPr="000964DF" w14:paraId="20FEE197" w14:textId="77777777" w:rsidTr="00D1682E">
        <w:tc>
          <w:tcPr>
            <w:tcW w:w="2507" w:type="dxa"/>
            <w:shd w:val="clear" w:color="auto" w:fill="D9D9D9" w:themeFill="background1" w:themeFillShade="D9"/>
          </w:tcPr>
          <w:p w14:paraId="6F6AA64C" w14:textId="42903C55" w:rsidR="00716F8B" w:rsidRPr="0023672D" w:rsidRDefault="00716F8B" w:rsidP="00716F8B">
            <w:pPr>
              <w:pStyle w:val="TableHeading"/>
            </w:pPr>
          </w:p>
        </w:tc>
        <w:tc>
          <w:tcPr>
            <w:tcW w:w="7699" w:type="dxa"/>
            <w:vAlign w:val="center"/>
          </w:tcPr>
          <w:p w14:paraId="444B729E" w14:textId="77777777" w:rsidR="0007670F" w:rsidRDefault="0007670F" w:rsidP="0007670F">
            <w:pPr>
              <w:pStyle w:val="TableHeading"/>
            </w:pPr>
            <w:bookmarkStart w:id="5" w:name="_Toc64367886"/>
            <w:bookmarkStart w:id="6" w:name="_Toc63758722"/>
            <w:r w:rsidRPr="0007670F">
              <w:t>Assessment</w:t>
            </w:r>
            <w:r>
              <w:t xml:space="preserve"> Conditions</w:t>
            </w:r>
            <w:bookmarkEnd w:id="5"/>
            <w:bookmarkEnd w:id="6"/>
            <w:r>
              <w:t>:</w:t>
            </w:r>
          </w:p>
          <w:p w14:paraId="1D78F549" w14:textId="77777777" w:rsidR="0007670F" w:rsidRDefault="0007670F" w:rsidP="0007670F">
            <w:pPr>
              <w:pStyle w:val="TableText"/>
            </w:pPr>
            <w:r>
              <w:t>Skills in this unit must be demonstrated in a workplace or simulated environment where the conditions are typical of those in a working environment in this industry.</w:t>
            </w:r>
          </w:p>
          <w:p w14:paraId="4466BBD9" w14:textId="77777777" w:rsidR="0007670F" w:rsidRDefault="0007670F" w:rsidP="0007670F">
            <w:pPr>
              <w:pStyle w:val="TableText"/>
              <w:rPr>
                <w:kern w:val="2"/>
              </w:rPr>
            </w:pPr>
            <w:r>
              <w:t>This includes access to:</w:t>
            </w:r>
          </w:p>
          <w:p w14:paraId="344154DD" w14:textId="77777777" w:rsidR="0007670F" w:rsidRPr="0007670F" w:rsidRDefault="0007670F" w:rsidP="0007670F">
            <w:pPr>
              <w:pStyle w:val="Tablebullet-main0"/>
            </w:pPr>
            <w:r>
              <w:t xml:space="preserve">industry </w:t>
            </w:r>
            <w:r w:rsidRPr="0007670F">
              <w:t>standard equipment and materials</w:t>
            </w:r>
          </w:p>
          <w:p w14:paraId="496184BE" w14:textId="77777777" w:rsidR="0007670F" w:rsidRPr="0007670F" w:rsidRDefault="0007670F" w:rsidP="0007670F">
            <w:pPr>
              <w:pStyle w:val="Tablebullet-main0"/>
            </w:pPr>
            <w:r w:rsidRPr="0007670F">
              <w:t>industry standard database software</w:t>
            </w:r>
          </w:p>
          <w:p w14:paraId="3D2E3A6D" w14:textId="77777777" w:rsidR="0007670F" w:rsidRPr="0007670F" w:rsidRDefault="0007670F" w:rsidP="0007670F">
            <w:pPr>
              <w:pStyle w:val="Tablebullet-main0"/>
            </w:pPr>
            <w:r w:rsidRPr="0007670F">
              <w:t>network and other systems required for remote or multi-user access</w:t>
            </w:r>
          </w:p>
          <w:p w14:paraId="3184336D" w14:textId="77777777" w:rsidR="0007670F" w:rsidRPr="0007670F" w:rsidRDefault="0007670F" w:rsidP="0007670F">
            <w:pPr>
              <w:pStyle w:val="Tablebullet-main0"/>
            </w:pPr>
            <w:r w:rsidRPr="0007670F">
              <w:t>organisational requirements and deliverables</w:t>
            </w:r>
          </w:p>
          <w:p w14:paraId="697AA453" w14:textId="37B5AF8B" w:rsidR="00716F8B" w:rsidRDefault="0007670F" w:rsidP="0007670F">
            <w:pPr>
              <w:pStyle w:val="Tablebullet-main0"/>
              <w:rPr>
                <w:b/>
                <w:bCs/>
              </w:rPr>
            </w:pPr>
            <w:r w:rsidRPr="0007670F">
              <w:t>computer-aided software engineering (CASE) or diagramming software.</w:t>
            </w:r>
          </w:p>
        </w:tc>
      </w:tr>
      <w:tr w:rsidR="004E5B75" w:rsidRPr="000964DF" w14:paraId="682BD624" w14:textId="77777777" w:rsidTr="00D1682E">
        <w:tc>
          <w:tcPr>
            <w:tcW w:w="2507" w:type="dxa"/>
            <w:shd w:val="clear" w:color="auto" w:fill="D9D9D9" w:themeFill="background1" w:themeFillShade="D9"/>
          </w:tcPr>
          <w:p w14:paraId="42FFD6EB" w14:textId="77777777" w:rsidR="004E5B75" w:rsidRPr="0082120B" w:rsidRDefault="004E5B75" w:rsidP="00190C4C">
            <w:pPr>
              <w:pStyle w:val="Tableheading0"/>
            </w:pPr>
            <w:r w:rsidRPr="0082120B">
              <w:t>Note to Student</w:t>
            </w:r>
          </w:p>
        </w:tc>
        <w:tc>
          <w:tcPr>
            <w:tcW w:w="7699" w:type="dxa"/>
            <w:shd w:val="clear" w:color="auto" w:fill="F2F2F2" w:themeFill="background1" w:themeFillShade="F2"/>
          </w:tcPr>
          <w:p w14:paraId="7BA4465A" w14:textId="77777777" w:rsidR="00991596" w:rsidRPr="00D1682E" w:rsidRDefault="00991596" w:rsidP="00EA4D68">
            <w:pPr>
              <w:spacing w:before="80" w:after="80"/>
              <w:rPr>
                <w:rFonts w:cs="Arial"/>
                <w:i/>
                <w:iCs/>
                <w:szCs w:val="22"/>
              </w:rPr>
            </w:pPr>
            <w:r w:rsidRPr="00D1682E">
              <w:rPr>
                <w:rFonts w:cs="Arial"/>
                <w:i/>
                <w:iCs/>
                <w:szCs w:val="22"/>
              </w:rPr>
              <w:t xml:space="preserve">An overview of all Assessment Tasks relevant to this unit </w:t>
            </w:r>
            <w:proofErr w:type="gramStart"/>
            <w:r w:rsidRPr="00D1682E">
              <w:rPr>
                <w:rFonts w:cs="Arial"/>
                <w:i/>
                <w:iCs/>
                <w:szCs w:val="22"/>
              </w:rPr>
              <w:t>is located in</w:t>
            </w:r>
            <w:proofErr w:type="gramEnd"/>
            <w:r w:rsidRPr="00D1682E">
              <w:rPr>
                <w:rFonts w:cs="Arial"/>
                <w:i/>
                <w:iCs/>
                <w:szCs w:val="22"/>
              </w:rPr>
              <w:t xml:space="preserve"> the Unit Study Guide.</w:t>
            </w:r>
          </w:p>
        </w:tc>
      </w:tr>
    </w:tbl>
    <w:p w14:paraId="5965457B" w14:textId="77777777" w:rsidR="00190C4C" w:rsidRPr="00BA792A" w:rsidRDefault="00190C4C" w:rsidP="00BA792A">
      <w:r w:rsidRPr="00BA792A">
        <w:br w:type="page"/>
      </w:r>
    </w:p>
    <w:p w14:paraId="5130BF6D" w14:textId="77777777" w:rsidR="00472C5A" w:rsidRDefault="00472C5A" w:rsidP="00472C5A">
      <w:pPr>
        <w:pStyle w:val="Heading1"/>
        <w:rPr>
          <w:kern w:val="2"/>
        </w:rPr>
      </w:pPr>
      <w:r>
        <w:lastRenderedPageBreak/>
        <w:t>Scenario: Queensland Sunnies business requirements</w:t>
      </w:r>
    </w:p>
    <w:p w14:paraId="562CA2EB" w14:textId="77777777" w:rsidR="00472C5A" w:rsidRDefault="00472C5A" w:rsidP="00472C5A">
      <w:pPr>
        <w:pStyle w:val="Heading2"/>
      </w:pPr>
      <w:r>
        <w:t>Client Background</w:t>
      </w:r>
    </w:p>
    <w:p w14:paraId="1D0336C2" w14:textId="71EDF443" w:rsidR="00472C5A" w:rsidRDefault="00472C5A" w:rsidP="00472C5A">
      <w:r>
        <w:t>Queensland Sunnies (QLDS) is a fictitious company that specialises on selling modern, fashionable, and unconventional sunglasses mostly to young people. The company started one year ago and has small stores in four major shopping centres in the Brisbane and Gold Coast area. This year the company has decided to expand their business to national and international markets.</w:t>
      </w:r>
    </w:p>
    <w:p w14:paraId="1F588466" w14:textId="77777777" w:rsidR="00472C5A" w:rsidRPr="00DD57A4" w:rsidRDefault="00472C5A" w:rsidP="00DD57A4">
      <w:pPr>
        <w:pStyle w:val="Heading3"/>
      </w:pPr>
      <w:r w:rsidRPr="00DD57A4">
        <w:t>Project Scope</w:t>
      </w:r>
    </w:p>
    <w:p w14:paraId="102B461D" w14:textId="78971404" w:rsidR="00472C5A" w:rsidRDefault="00472C5A" w:rsidP="00472C5A">
      <w:r>
        <w:t>The project involves the creation of a front-end website supported by a back-end database to implement an online shop for Queensland Sunnies. Customers will be able to view and order products online. The website must be responsive to different screen sizes.  No gateway payment is included in this project.</w:t>
      </w:r>
    </w:p>
    <w:p w14:paraId="672D7729" w14:textId="77777777" w:rsidR="00472C5A" w:rsidRPr="00DD57A4" w:rsidRDefault="00472C5A" w:rsidP="00DD57A4">
      <w:pPr>
        <w:pStyle w:val="Heading3"/>
      </w:pPr>
      <w:r w:rsidRPr="00DD57A4">
        <w:t>Data Requirements</w:t>
      </w:r>
    </w:p>
    <w:p w14:paraId="56415BAD" w14:textId="77777777" w:rsidR="00472C5A" w:rsidRPr="00DD57A4" w:rsidRDefault="00472C5A" w:rsidP="00DD57A4">
      <w:r w:rsidRPr="00DD57A4">
        <w:t>The purpose of this assessment item is to identify and fully document the database data requirements for the project. The database must be able to store information about:</w:t>
      </w:r>
    </w:p>
    <w:p w14:paraId="2466D863" w14:textId="77777777" w:rsidR="00472C5A" w:rsidRDefault="00472C5A" w:rsidP="00472C5A">
      <w:pPr>
        <w:pStyle w:val="Bullet-main"/>
      </w:pPr>
      <w:r>
        <w:t>Products</w:t>
      </w:r>
    </w:p>
    <w:p w14:paraId="18880DF5" w14:textId="77777777" w:rsidR="00472C5A" w:rsidRDefault="00472C5A" w:rsidP="00472C5A">
      <w:pPr>
        <w:pStyle w:val="Bullet-main"/>
      </w:pPr>
      <w:r>
        <w:t>Customers details</w:t>
      </w:r>
    </w:p>
    <w:p w14:paraId="368C2820" w14:textId="77777777" w:rsidR="00472C5A" w:rsidRDefault="00472C5A" w:rsidP="00472C5A">
      <w:pPr>
        <w:pStyle w:val="Bullet-main"/>
      </w:pPr>
      <w:r>
        <w:t>Registration (creation of customer accounts)</w:t>
      </w:r>
    </w:p>
    <w:p w14:paraId="39EC2F57" w14:textId="77777777" w:rsidR="00472C5A" w:rsidRDefault="00472C5A" w:rsidP="00472C5A">
      <w:pPr>
        <w:pStyle w:val="Bullet-main"/>
      </w:pPr>
      <w:r>
        <w:t>Customer login</w:t>
      </w:r>
    </w:p>
    <w:p w14:paraId="34E0DCAC" w14:textId="77777777" w:rsidR="00472C5A" w:rsidRDefault="00472C5A" w:rsidP="00472C5A">
      <w:pPr>
        <w:pStyle w:val="Bullet-main"/>
      </w:pPr>
      <w:r>
        <w:t>Admin login</w:t>
      </w:r>
    </w:p>
    <w:p w14:paraId="317E7193" w14:textId="77777777" w:rsidR="00472C5A" w:rsidRDefault="00472C5A" w:rsidP="00472C5A">
      <w:pPr>
        <w:pStyle w:val="Bullet-main"/>
      </w:pPr>
      <w:r>
        <w:t>Shopping cart</w:t>
      </w:r>
    </w:p>
    <w:p w14:paraId="5AD7EBFE" w14:textId="77777777" w:rsidR="00472C5A" w:rsidRDefault="00472C5A" w:rsidP="00472C5A">
      <w:pPr>
        <w:pStyle w:val="Bullet-main"/>
      </w:pPr>
      <w:r>
        <w:t>Sales records (The permanent records that you must keep for accounting and taxation purposes)</w:t>
      </w:r>
    </w:p>
    <w:p w14:paraId="6CF1E5A0" w14:textId="77777777" w:rsidR="003A3FE0" w:rsidRDefault="003A3FE0" w:rsidP="00DD57A4"/>
    <w:p w14:paraId="4A4BF51E" w14:textId="6D9AF690" w:rsidR="00472C5A" w:rsidRPr="00DD57A4" w:rsidRDefault="00472C5A" w:rsidP="00DD57A4">
      <w:r w:rsidRPr="00DD57A4">
        <w:t xml:space="preserve">The product information must be stored in the database. Images of the products must also be displayed </w:t>
      </w:r>
      <w:proofErr w:type="gramStart"/>
      <w:r w:rsidRPr="00DD57A4">
        <w:t>in</w:t>
      </w:r>
      <w:proofErr w:type="gramEnd"/>
      <w:r w:rsidRPr="00DD57A4">
        <w:t xml:space="preserve"> the website from the image path stored in the database.</w:t>
      </w:r>
    </w:p>
    <w:p w14:paraId="5F076B6B" w14:textId="77777777" w:rsidR="00472C5A" w:rsidRPr="00DD57A4" w:rsidRDefault="00472C5A" w:rsidP="00DD57A4">
      <w:r w:rsidRPr="00DD57A4">
        <w:t xml:space="preserve">Customers can add products to their shopping cart, view the shopping cart </w:t>
      </w:r>
      <w:proofErr w:type="gramStart"/>
      <w:r w:rsidRPr="00DD57A4">
        <w:t>and also</w:t>
      </w:r>
      <w:proofErr w:type="gramEnd"/>
      <w:r w:rsidRPr="00DD57A4">
        <w:t xml:space="preserve"> change quantity or delete cart products. </w:t>
      </w:r>
    </w:p>
    <w:p w14:paraId="3AB0DAD0" w14:textId="77777777" w:rsidR="00472C5A" w:rsidRPr="00DD57A4" w:rsidRDefault="00472C5A" w:rsidP="00DD57A4">
      <w:r w:rsidRPr="00DD57A4">
        <w:t xml:space="preserve">Customers can purchase products as </w:t>
      </w:r>
      <w:proofErr w:type="gramStart"/>
      <w:r w:rsidRPr="00DD57A4">
        <w:t>guests</w:t>
      </w:r>
      <w:proofErr w:type="gramEnd"/>
      <w:r w:rsidRPr="00DD57A4">
        <w:t xml:space="preserve"> or they can create an account and become site members. </w:t>
      </w:r>
    </w:p>
    <w:p w14:paraId="2DC72977" w14:textId="77777777" w:rsidR="00472C5A" w:rsidRPr="00DD57A4" w:rsidRDefault="00472C5A" w:rsidP="00DD57A4">
      <w:r w:rsidRPr="00DD57A4">
        <w:t>Once they proceed to the checkout, they are asked to login or provide guest details. Once this step is done, an invoice will be displayed on the screen.</w:t>
      </w:r>
    </w:p>
    <w:p w14:paraId="14D62816" w14:textId="5913BB6C" w:rsidR="00472C5A" w:rsidRDefault="00472C5A" w:rsidP="00472C5A">
      <w:r w:rsidRPr="00DD57A4">
        <w:t>The role of the admin users in the system is to be able to add new products and modify existing ones (e.g. updating prices or deleting products). There are two level of privileges amongst the admin users. The admin manager can create new admin user accounts while the admin users cannot.</w:t>
      </w:r>
    </w:p>
    <w:p w14:paraId="6D072543" w14:textId="77777777" w:rsidR="003A3FE0" w:rsidRDefault="003A3FE0">
      <w:pPr>
        <w:widowControl/>
        <w:suppressAutoHyphens w:val="0"/>
        <w:spacing w:before="0" w:after="0" w:line="240" w:lineRule="auto"/>
        <w:rPr>
          <w:rFonts w:asciiTheme="majorHAnsi" w:eastAsiaTheme="majorEastAsia" w:hAnsiTheme="majorHAnsi"/>
          <w:b/>
          <w:bCs/>
        </w:rPr>
      </w:pPr>
      <w:r>
        <w:br w:type="page"/>
      </w:r>
    </w:p>
    <w:p w14:paraId="76CC82E5" w14:textId="170319F2" w:rsidR="00472C5A" w:rsidRPr="00DD57A4" w:rsidRDefault="00472C5A" w:rsidP="00DD57A4">
      <w:pPr>
        <w:pStyle w:val="Heading3"/>
      </w:pPr>
      <w:r w:rsidRPr="00DD57A4">
        <w:lastRenderedPageBreak/>
        <w:t>Reports, screens and automated queries</w:t>
      </w:r>
    </w:p>
    <w:p w14:paraId="1EC68028" w14:textId="77777777" w:rsidR="00472C5A" w:rsidRDefault="00472C5A" w:rsidP="00472C5A">
      <w:r>
        <w:t xml:space="preserve">The following reports and screens must be created and must be supported by the corresponding MySQL queries: </w:t>
      </w:r>
    </w:p>
    <w:p w14:paraId="402F46D6" w14:textId="77777777" w:rsidR="00472C5A" w:rsidRDefault="00472C5A" w:rsidP="00472C5A">
      <w:pPr>
        <w:pStyle w:val="Bullet-main"/>
      </w:pPr>
      <w:r>
        <w:t>Login screen</w:t>
      </w:r>
    </w:p>
    <w:p w14:paraId="70BD6471" w14:textId="77777777" w:rsidR="00472C5A" w:rsidRDefault="00472C5A" w:rsidP="00472C5A">
      <w:pPr>
        <w:pStyle w:val="Bullet-main"/>
      </w:pPr>
      <w:r>
        <w:t>Registration screen</w:t>
      </w:r>
    </w:p>
    <w:p w14:paraId="2CC3480D" w14:textId="77777777" w:rsidR="00472C5A" w:rsidRDefault="00472C5A" w:rsidP="00472C5A">
      <w:pPr>
        <w:pStyle w:val="Bullet-main"/>
      </w:pPr>
      <w:r>
        <w:t>Display products (all products)</w:t>
      </w:r>
    </w:p>
    <w:p w14:paraId="5AAFDE15" w14:textId="77777777" w:rsidR="00472C5A" w:rsidRDefault="00472C5A" w:rsidP="00472C5A">
      <w:pPr>
        <w:pStyle w:val="Bullet-main"/>
      </w:pPr>
      <w:r>
        <w:t>Display products by category</w:t>
      </w:r>
    </w:p>
    <w:p w14:paraId="27E7B0C9" w14:textId="77777777" w:rsidR="00472C5A" w:rsidRDefault="00472C5A" w:rsidP="00472C5A">
      <w:pPr>
        <w:pStyle w:val="Bullet-main"/>
      </w:pPr>
      <w:r>
        <w:t>Display shopping cart screen</w:t>
      </w:r>
    </w:p>
    <w:p w14:paraId="7E75CABC" w14:textId="77777777" w:rsidR="00472C5A" w:rsidRDefault="00472C5A" w:rsidP="00472C5A">
      <w:pPr>
        <w:pStyle w:val="Bullet-main"/>
      </w:pPr>
      <w:r>
        <w:t>Invoice report</w:t>
      </w:r>
    </w:p>
    <w:p w14:paraId="07EF8596" w14:textId="77777777" w:rsidR="00472C5A" w:rsidRDefault="00472C5A" w:rsidP="00472C5A">
      <w:pPr>
        <w:pStyle w:val="Bullet-main"/>
      </w:pPr>
      <w:r>
        <w:t>Permanent sales records for a specific date and/or date range</w:t>
      </w:r>
    </w:p>
    <w:p w14:paraId="0AE48591" w14:textId="77777777" w:rsidR="00472C5A" w:rsidRDefault="00472C5A" w:rsidP="00472C5A">
      <w:pPr>
        <w:pStyle w:val="Bullet-main"/>
      </w:pPr>
      <w:r>
        <w:t>Permanent sales records by customer</w:t>
      </w:r>
    </w:p>
    <w:p w14:paraId="7BE4B662" w14:textId="77777777" w:rsidR="00472C5A" w:rsidRDefault="00472C5A" w:rsidP="00472C5A"/>
    <w:p w14:paraId="1035BBF9" w14:textId="77777777" w:rsidR="00472C5A" w:rsidRPr="00DD57A4" w:rsidRDefault="00472C5A" w:rsidP="00DD57A4">
      <w:pPr>
        <w:pStyle w:val="Heading3"/>
      </w:pPr>
      <w:r w:rsidRPr="00DD57A4">
        <w:t>Security Requirements</w:t>
      </w:r>
    </w:p>
    <w:p w14:paraId="7879085C" w14:textId="77777777" w:rsidR="00472C5A" w:rsidRDefault="00472C5A" w:rsidP="00472C5A">
      <w:r>
        <w:t>The following security requirements must be met:</w:t>
      </w:r>
    </w:p>
    <w:p w14:paraId="5642A782" w14:textId="77777777" w:rsidR="00472C5A" w:rsidRDefault="00472C5A" w:rsidP="00472C5A">
      <w:pPr>
        <w:pStyle w:val="Bullet-main"/>
      </w:pPr>
      <w:r>
        <w:t>Authentication</w:t>
      </w:r>
    </w:p>
    <w:p w14:paraId="56210A41" w14:textId="77777777" w:rsidR="00472C5A" w:rsidRDefault="00472C5A" w:rsidP="00472C5A">
      <w:pPr>
        <w:pStyle w:val="Bullet-main"/>
      </w:pPr>
      <w:r>
        <w:t>Password encryption/hashing</w:t>
      </w:r>
    </w:p>
    <w:p w14:paraId="4C934C42" w14:textId="77777777" w:rsidR="00472C5A" w:rsidRDefault="00472C5A" w:rsidP="00472C5A">
      <w:pPr>
        <w:pStyle w:val="Bullet-main"/>
      </w:pPr>
      <w:r>
        <w:t>Multi-user access control</w:t>
      </w:r>
    </w:p>
    <w:p w14:paraId="18291766" w14:textId="77777777" w:rsidR="00DD57A4" w:rsidRDefault="00472C5A" w:rsidP="00472C5A">
      <w:pPr>
        <w:pStyle w:val="Bullet-main"/>
      </w:pPr>
      <w:r>
        <w:t>Backup and restore strategy</w:t>
      </w:r>
    </w:p>
    <w:p w14:paraId="49E1685A" w14:textId="0438F559" w:rsidR="00472C5A" w:rsidRDefault="00472C5A" w:rsidP="00DD57A4">
      <w:r>
        <w:br w:type="page"/>
      </w:r>
    </w:p>
    <w:p w14:paraId="605E9DC2" w14:textId="45650F00" w:rsidR="00472C5A" w:rsidRPr="00DD57A4" w:rsidRDefault="00472C5A" w:rsidP="004C1DF4">
      <w:pPr>
        <w:pStyle w:val="Heading2"/>
      </w:pPr>
      <w:r w:rsidRPr="00DD57A4">
        <w:lastRenderedPageBreak/>
        <w:t>Task 1</w:t>
      </w:r>
      <w:r w:rsidR="0057591C">
        <w:t>:</w:t>
      </w:r>
      <w:r w:rsidRPr="00DD57A4">
        <w:t xml:space="preserve"> Meeting with client</w:t>
      </w:r>
    </w:p>
    <w:p w14:paraId="28D70C05" w14:textId="77777777" w:rsidR="00472C5A" w:rsidRDefault="00472C5A" w:rsidP="00472C5A">
      <w:pPr>
        <w:pStyle w:val="ListParagraph"/>
        <w:numPr>
          <w:ilvl w:val="0"/>
          <w:numId w:val="26"/>
        </w:numPr>
        <w:ind w:left="567" w:hanging="567"/>
        <w:contextualSpacing w:val="0"/>
      </w:pPr>
      <w:r>
        <w:t>This part consists of group work. Group size will depend on class numbers. Around four (4) people per group is an appropriate number. As a group, review the given scenario and collaboratively create a list of around 20-30 relevant questions. Questions should be categorised as follow:</w:t>
      </w:r>
    </w:p>
    <w:p w14:paraId="5CF4EEE9" w14:textId="77777777" w:rsidR="00472C5A" w:rsidRPr="00F73D59" w:rsidRDefault="00472C5A" w:rsidP="00F73D59">
      <w:pPr>
        <w:pStyle w:val="Bullet-main"/>
        <w:ind w:left="1134"/>
      </w:pPr>
      <w:bookmarkStart w:id="7" w:name="_Hlk180567011"/>
      <w:r w:rsidRPr="00F73D59">
        <w:t xml:space="preserve">Hardware </w:t>
      </w:r>
    </w:p>
    <w:p w14:paraId="3B7E4B58" w14:textId="77777777" w:rsidR="00472C5A" w:rsidRPr="00F73D59" w:rsidRDefault="00472C5A" w:rsidP="00F73D59">
      <w:pPr>
        <w:pStyle w:val="Bullet-main"/>
        <w:ind w:left="1134"/>
      </w:pPr>
      <w:r w:rsidRPr="00F73D59">
        <w:t>Software</w:t>
      </w:r>
    </w:p>
    <w:p w14:paraId="771D3B9E" w14:textId="77777777" w:rsidR="00472C5A" w:rsidRPr="00F73D59" w:rsidRDefault="00472C5A" w:rsidP="00F73D59">
      <w:pPr>
        <w:pStyle w:val="Bullet-main"/>
        <w:ind w:left="1134"/>
      </w:pPr>
      <w:r w:rsidRPr="00F73D59">
        <w:t>Data requirements</w:t>
      </w:r>
    </w:p>
    <w:p w14:paraId="378515A2" w14:textId="77777777" w:rsidR="00472C5A" w:rsidRPr="00F73D59" w:rsidRDefault="00472C5A" w:rsidP="00F73D59">
      <w:pPr>
        <w:pStyle w:val="Bullet-main"/>
        <w:ind w:left="1134"/>
      </w:pPr>
      <w:r w:rsidRPr="00F73D59">
        <w:t>People – roles, access, etc.</w:t>
      </w:r>
    </w:p>
    <w:p w14:paraId="079BBDCC" w14:textId="77777777" w:rsidR="00472C5A" w:rsidRPr="00F73D59" w:rsidRDefault="00472C5A" w:rsidP="00F73D59">
      <w:pPr>
        <w:pStyle w:val="Bullet-main"/>
        <w:ind w:left="1134"/>
      </w:pPr>
      <w:r w:rsidRPr="00F73D59">
        <w:t>Processes/business activities</w:t>
      </w:r>
    </w:p>
    <w:p w14:paraId="7CCCFBB2" w14:textId="77777777" w:rsidR="00472C5A" w:rsidRPr="00F73D59" w:rsidRDefault="00472C5A" w:rsidP="00F73D59">
      <w:pPr>
        <w:pStyle w:val="Bullet-main"/>
        <w:ind w:left="1134"/>
      </w:pPr>
      <w:r w:rsidRPr="00F73D59">
        <w:t>Business rules</w:t>
      </w:r>
    </w:p>
    <w:p w14:paraId="5EE0CB88" w14:textId="77777777" w:rsidR="00472C5A" w:rsidRPr="00F73D59" w:rsidRDefault="00472C5A" w:rsidP="00F73D59">
      <w:pPr>
        <w:pStyle w:val="Bullet-main"/>
        <w:ind w:left="1134"/>
      </w:pPr>
      <w:r w:rsidRPr="00F73D59">
        <w:t>Security</w:t>
      </w:r>
    </w:p>
    <w:bookmarkEnd w:id="7"/>
    <w:p w14:paraId="70ED0196" w14:textId="77777777" w:rsidR="00472C5A" w:rsidRDefault="00472C5A" w:rsidP="00C52779">
      <w:pPr>
        <w:pStyle w:val="Bullet-main"/>
        <w:numPr>
          <w:ilvl w:val="0"/>
          <w:numId w:val="0"/>
        </w:numPr>
        <w:tabs>
          <w:tab w:val="clear" w:pos="567"/>
          <w:tab w:val="left" w:pos="720"/>
        </w:tabs>
        <w:ind w:left="567"/>
      </w:pPr>
    </w:p>
    <w:p w14:paraId="1B9B14A0" w14:textId="7E609FEA" w:rsidR="00472C5A" w:rsidRDefault="00472C5A" w:rsidP="00F73D59">
      <w:pPr>
        <w:pStyle w:val="ListParagraph"/>
        <w:numPr>
          <w:ilvl w:val="0"/>
          <w:numId w:val="26"/>
        </w:numPr>
        <w:ind w:left="567" w:hanging="567"/>
        <w:contextualSpacing w:val="0"/>
      </w:pPr>
      <w:r>
        <w:t xml:space="preserve">Provide evidence of communication between the student group/developer and the client/teacher. Send an email to the client/teacher requesting a mutually suitable time for a meeting. In a second email, once the meeting time has been agreed </w:t>
      </w:r>
      <w:proofErr w:type="gramStart"/>
      <w:r>
        <w:t>to,</w:t>
      </w:r>
      <w:proofErr w:type="gramEnd"/>
      <w:r>
        <w:t xml:space="preserve"> send the meeting agenda prior to the meeting.</w:t>
      </w:r>
    </w:p>
    <w:p w14:paraId="752B24D0" w14:textId="12F6B30D" w:rsidR="00DE0820" w:rsidRDefault="00EB1C57" w:rsidP="00DE0820">
      <w:pPr>
        <w:pStyle w:val="ListParagraph"/>
        <w:ind w:left="567"/>
        <w:contextualSpacing w:val="0"/>
        <w:rPr>
          <w:color w:val="4F81BD" w:themeColor="accent1"/>
          <w:u w:val="single"/>
        </w:rPr>
      </w:pPr>
      <w:hyperlink r:id="rId14" w:history="1">
        <w:r w:rsidRPr="00E418E2">
          <w:rPr>
            <w:rStyle w:val="Hyperlink"/>
          </w:rPr>
          <w:t>davidHunt@Gmail.com</w:t>
        </w:r>
      </w:hyperlink>
    </w:p>
    <w:p w14:paraId="7E626E3D" w14:textId="6DD2CB74" w:rsidR="00EB1C57" w:rsidRDefault="00546415" w:rsidP="00DE0820">
      <w:pPr>
        <w:pStyle w:val="ListParagraph"/>
        <w:ind w:left="567"/>
        <w:contextualSpacing w:val="0"/>
        <w:rPr>
          <w:color w:val="4F81BD" w:themeColor="accent1"/>
        </w:rPr>
      </w:pPr>
      <w:r>
        <w:rPr>
          <w:color w:val="4F81BD" w:themeColor="accent1"/>
        </w:rPr>
        <w:t xml:space="preserve">Subject </w:t>
      </w:r>
      <w:r w:rsidR="001871CD">
        <w:rPr>
          <w:color w:val="4F81BD" w:themeColor="accent1"/>
        </w:rPr>
        <w:t>–Meeting</w:t>
      </w:r>
      <w:r w:rsidR="002C59E0">
        <w:rPr>
          <w:color w:val="4F81BD" w:themeColor="accent1"/>
        </w:rPr>
        <w:t xml:space="preserve"> </w:t>
      </w:r>
      <w:r w:rsidR="009D4A1E">
        <w:rPr>
          <w:color w:val="4F81BD" w:themeColor="accent1"/>
        </w:rPr>
        <w:t>R</w:t>
      </w:r>
      <w:r w:rsidR="006C4C1F">
        <w:rPr>
          <w:color w:val="4F81BD" w:themeColor="accent1"/>
        </w:rPr>
        <w:t>equest</w:t>
      </w:r>
      <w:r w:rsidR="009D4A1E">
        <w:rPr>
          <w:color w:val="4F81BD" w:themeColor="accent1"/>
        </w:rPr>
        <w:t xml:space="preserve"> </w:t>
      </w:r>
      <w:proofErr w:type="gramStart"/>
      <w:r w:rsidR="002C59E0">
        <w:rPr>
          <w:color w:val="4F81BD" w:themeColor="accent1"/>
        </w:rPr>
        <w:t>For</w:t>
      </w:r>
      <w:proofErr w:type="gramEnd"/>
      <w:r w:rsidR="002C59E0">
        <w:rPr>
          <w:color w:val="4F81BD" w:themeColor="accent1"/>
        </w:rPr>
        <w:t xml:space="preserve"> QLD Sunnies </w:t>
      </w:r>
      <w:r w:rsidR="00397C88">
        <w:rPr>
          <w:color w:val="4F81BD" w:themeColor="accent1"/>
        </w:rPr>
        <w:t>business requirements</w:t>
      </w:r>
    </w:p>
    <w:p w14:paraId="63913C9F" w14:textId="77777777" w:rsidR="00397C88" w:rsidRDefault="00397C88" w:rsidP="00DE0820">
      <w:pPr>
        <w:pStyle w:val="ListParagraph"/>
        <w:ind w:left="567"/>
        <w:contextualSpacing w:val="0"/>
        <w:rPr>
          <w:color w:val="4F81BD" w:themeColor="accent1"/>
        </w:rPr>
      </w:pPr>
    </w:p>
    <w:p w14:paraId="17D42871" w14:textId="763E3E10" w:rsidR="00397C88" w:rsidRDefault="00397C88" w:rsidP="00DE0820">
      <w:pPr>
        <w:pStyle w:val="ListParagraph"/>
        <w:ind w:left="567"/>
        <w:contextualSpacing w:val="0"/>
        <w:rPr>
          <w:color w:val="4F81BD" w:themeColor="accent1"/>
        </w:rPr>
      </w:pPr>
      <w:r>
        <w:rPr>
          <w:color w:val="4F81BD" w:themeColor="accent1"/>
        </w:rPr>
        <w:t>Dear David</w:t>
      </w:r>
    </w:p>
    <w:p w14:paraId="5D9F1DF5" w14:textId="45C924A0" w:rsidR="00467E1F" w:rsidRDefault="003C6ACA" w:rsidP="00DE0820">
      <w:pPr>
        <w:pStyle w:val="ListParagraph"/>
        <w:ind w:left="567"/>
        <w:contextualSpacing w:val="0"/>
        <w:rPr>
          <w:color w:val="4F81BD" w:themeColor="accent1"/>
        </w:rPr>
      </w:pPr>
      <w:r>
        <w:rPr>
          <w:color w:val="4F81BD" w:themeColor="accent1"/>
        </w:rPr>
        <w:t xml:space="preserve">I am Beau, a software engineer at </w:t>
      </w:r>
      <w:r w:rsidR="00FE1FAC">
        <w:rPr>
          <w:color w:val="4F81BD" w:themeColor="accent1"/>
        </w:rPr>
        <w:t>Uptown. I am writing to</w:t>
      </w:r>
      <w:r w:rsidR="00B45005">
        <w:rPr>
          <w:color w:val="4F81BD" w:themeColor="accent1"/>
        </w:rPr>
        <w:t xml:space="preserve"> schedule a group discussion with you to </w:t>
      </w:r>
      <w:r w:rsidR="002D67F3">
        <w:rPr>
          <w:color w:val="4F81BD" w:themeColor="accent1"/>
        </w:rPr>
        <w:t>discuss the project and the business requirements in greater detail.</w:t>
      </w:r>
      <w:r w:rsidR="0030175B">
        <w:rPr>
          <w:color w:val="4F81BD" w:themeColor="accent1"/>
        </w:rPr>
        <w:t xml:space="preserve"> I would love to further elaborate on what we do and how we can help your business expand</w:t>
      </w:r>
      <w:r w:rsidR="006314E5">
        <w:rPr>
          <w:color w:val="4F81BD" w:themeColor="accent1"/>
        </w:rPr>
        <w:t>.</w:t>
      </w:r>
    </w:p>
    <w:p w14:paraId="14464D56" w14:textId="77777777" w:rsidR="006314E5" w:rsidRDefault="006314E5" w:rsidP="00DE0820">
      <w:pPr>
        <w:pStyle w:val="ListParagraph"/>
        <w:ind w:left="567"/>
        <w:contextualSpacing w:val="0"/>
        <w:rPr>
          <w:color w:val="4F81BD" w:themeColor="accent1"/>
        </w:rPr>
      </w:pPr>
    </w:p>
    <w:p w14:paraId="08F66727" w14:textId="7A68FFD2" w:rsidR="006314E5" w:rsidRDefault="006314E5" w:rsidP="00DE0820">
      <w:pPr>
        <w:pStyle w:val="ListParagraph"/>
        <w:ind w:left="567"/>
        <w:contextualSpacing w:val="0"/>
        <w:rPr>
          <w:color w:val="4F81BD" w:themeColor="accent1"/>
        </w:rPr>
      </w:pPr>
      <w:r>
        <w:rPr>
          <w:color w:val="4F81BD" w:themeColor="accent1"/>
        </w:rPr>
        <w:t>Thank you for your time, and look forward to hearing from you</w:t>
      </w:r>
    </w:p>
    <w:p w14:paraId="7426D566" w14:textId="5E39D998" w:rsidR="006314E5" w:rsidRDefault="006314E5" w:rsidP="00DE0820">
      <w:pPr>
        <w:pStyle w:val="ListParagraph"/>
        <w:ind w:left="567"/>
        <w:contextualSpacing w:val="0"/>
        <w:rPr>
          <w:color w:val="4F81BD" w:themeColor="accent1"/>
        </w:rPr>
      </w:pPr>
      <w:r>
        <w:rPr>
          <w:color w:val="4F81BD" w:themeColor="accent1"/>
        </w:rPr>
        <w:t>Yours Sincerely</w:t>
      </w:r>
    </w:p>
    <w:p w14:paraId="59A9420F" w14:textId="51074A7A" w:rsidR="006314E5" w:rsidRDefault="00F15A12" w:rsidP="00DE0820">
      <w:pPr>
        <w:pStyle w:val="ListParagraph"/>
        <w:ind w:left="567"/>
        <w:contextualSpacing w:val="0"/>
        <w:rPr>
          <w:color w:val="4F81BD" w:themeColor="accent1"/>
        </w:rPr>
      </w:pPr>
      <w:r>
        <w:rPr>
          <w:color w:val="4F81BD" w:themeColor="accent1"/>
        </w:rPr>
        <w:t>Beau White</w:t>
      </w:r>
    </w:p>
    <w:p w14:paraId="4A31116C" w14:textId="7CDC329F" w:rsidR="00F15A12" w:rsidRDefault="00F15A12" w:rsidP="00DE0820">
      <w:pPr>
        <w:pStyle w:val="ListParagraph"/>
        <w:ind w:left="567"/>
        <w:contextualSpacing w:val="0"/>
        <w:rPr>
          <w:color w:val="4F81BD" w:themeColor="accent1"/>
        </w:rPr>
      </w:pPr>
      <w:r>
        <w:rPr>
          <w:color w:val="4F81BD" w:themeColor="accent1"/>
        </w:rPr>
        <w:t>Uptown</w:t>
      </w:r>
    </w:p>
    <w:p w14:paraId="581BEE2E" w14:textId="5B26FD14" w:rsidR="00F15A12" w:rsidRDefault="00F15A12" w:rsidP="00DE0820">
      <w:pPr>
        <w:pStyle w:val="ListParagraph"/>
        <w:ind w:left="567"/>
        <w:contextualSpacing w:val="0"/>
        <w:rPr>
          <w:color w:val="4F81BD" w:themeColor="accent1"/>
        </w:rPr>
      </w:pPr>
      <w:hyperlink r:id="rId15" w:history="1">
        <w:r w:rsidRPr="00AE20A2">
          <w:rPr>
            <w:rStyle w:val="Hyperlink"/>
          </w:rPr>
          <w:t>beauWhite@Gmail.com</w:t>
        </w:r>
      </w:hyperlink>
    </w:p>
    <w:p w14:paraId="3C60D996" w14:textId="77777777" w:rsidR="00F15A12" w:rsidRDefault="00F15A12" w:rsidP="00DE0820">
      <w:pPr>
        <w:pStyle w:val="ListParagraph"/>
        <w:ind w:left="567"/>
        <w:contextualSpacing w:val="0"/>
        <w:rPr>
          <w:color w:val="4F81BD" w:themeColor="accent1"/>
        </w:rPr>
      </w:pPr>
    </w:p>
    <w:p w14:paraId="7001B398" w14:textId="77777777" w:rsidR="00DA7B0B" w:rsidRDefault="00DA7B0B" w:rsidP="00DE0820">
      <w:pPr>
        <w:pStyle w:val="ListParagraph"/>
        <w:ind w:left="567"/>
        <w:contextualSpacing w:val="0"/>
        <w:rPr>
          <w:color w:val="4F81BD" w:themeColor="accent1"/>
        </w:rPr>
      </w:pPr>
    </w:p>
    <w:p w14:paraId="04F224B2" w14:textId="77777777" w:rsidR="00DA7B0B" w:rsidRDefault="00DA7B0B" w:rsidP="00DE0820">
      <w:pPr>
        <w:pStyle w:val="ListParagraph"/>
        <w:ind w:left="567"/>
        <w:contextualSpacing w:val="0"/>
        <w:rPr>
          <w:color w:val="4F81BD" w:themeColor="accent1"/>
        </w:rPr>
      </w:pPr>
    </w:p>
    <w:p w14:paraId="50C5D81B" w14:textId="77777777" w:rsidR="00DA7B0B" w:rsidRDefault="00DA7B0B" w:rsidP="00DE0820">
      <w:pPr>
        <w:pStyle w:val="ListParagraph"/>
        <w:ind w:left="567"/>
        <w:contextualSpacing w:val="0"/>
        <w:rPr>
          <w:color w:val="4F81BD" w:themeColor="accent1"/>
        </w:rPr>
      </w:pPr>
    </w:p>
    <w:p w14:paraId="183A8247" w14:textId="77777777" w:rsidR="00DA7B0B" w:rsidRDefault="00DA7B0B" w:rsidP="00DE0820">
      <w:pPr>
        <w:pStyle w:val="ListParagraph"/>
        <w:ind w:left="567"/>
        <w:contextualSpacing w:val="0"/>
        <w:rPr>
          <w:color w:val="4F81BD" w:themeColor="accent1"/>
        </w:rPr>
      </w:pPr>
    </w:p>
    <w:p w14:paraId="221A9693" w14:textId="77777777" w:rsidR="00DA7B0B" w:rsidRDefault="00DA7B0B" w:rsidP="00DE0820">
      <w:pPr>
        <w:pStyle w:val="ListParagraph"/>
        <w:ind w:left="567"/>
        <w:contextualSpacing w:val="0"/>
        <w:rPr>
          <w:color w:val="4F81BD" w:themeColor="accent1"/>
        </w:rPr>
      </w:pPr>
    </w:p>
    <w:p w14:paraId="70987AD0" w14:textId="77777777" w:rsidR="00DA7B0B" w:rsidRDefault="00DA7B0B" w:rsidP="00DE0820">
      <w:pPr>
        <w:pStyle w:val="ListParagraph"/>
        <w:ind w:left="567"/>
        <w:contextualSpacing w:val="0"/>
        <w:rPr>
          <w:color w:val="4F81BD" w:themeColor="accent1"/>
        </w:rPr>
      </w:pPr>
    </w:p>
    <w:p w14:paraId="2376B522" w14:textId="2735816A" w:rsidR="00A0038A" w:rsidRDefault="00492321" w:rsidP="00DE0820">
      <w:pPr>
        <w:pStyle w:val="ListParagraph"/>
        <w:ind w:left="567"/>
        <w:contextualSpacing w:val="0"/>
        <w:rPr>
          <w:color w:val="4F81BD" w:themeColor="accent1"/>
        </w:rPr>
      </w:pPr>
      <w:hyperlink r:id="rId16" w:history="1">
        <w:r w:rsidRPr="00AE20A2">
          <w:rPr>
            <w:rStyle w:val="Hyperlink"/>
          </w:rPr>
          <w:t>beauWhite@Gmail.com</w:t>
        </w:r>
      </w:hyperlink>
    </w:p>
    <w:p w14:paraId="0BF11B30" w14:textId="77777777" w:rsidR="00361039" w:rsidRPr="00361039" w:rsidRDefault="00361039" w:rsidP="00361039">
      <w:pPr>
        <w:pStyle w:val="ListParagraph"/>
        <w:ind w:left="567"/>
        <w:contextualSpacing w:val="0"/>
        <w:rPr>
          <w:b/>
          <w:bCs/>
          <w:color w:val="4F81BD" w:themeColor="accent1"/>
        </w:rPr>
      </w:pPr>
      <w:r w:rsidRPr="00361039">
        <w:rPr>
          <w:b/>
          <w:bCs/>
          <w:color w:val="4F81BD" w:themeColor="accent1"/>
        </w:rPr>
        <w:t>Subject: Meeting Agenda for QLD Sunnies business requirements on 25/10/2024</w:t>
      </w:r>
    </w:p>
    <w:p w14:paraId="1DD4E8BB" w14:textId="77777777" w:rsidR="00361039" w:rsidRDefault="00361039" w:rsidP="00DE0820">
      <w:pPr>
        <w:pStyle w:val="ListParagraph"/>
        <w:ind w:left="567"/>
        <w:contextualSpacing w:val="0"/>
        <w:rPr>
          <w:color w:val="4F81BD" w:themeColor="accent1"/>
        </w:rPr>
      </w:pPr>
    </w:p>
    <w:p w14:paraId="02802238" w14:textId="3921EA61" w:rsidR="00492321" w:rsidRDefault="00F773C2" w:rsidP="00DE0820">
      <w:pPr>
        <w:pStyle w:val="ListParagraph"/>
        <w:ind w:left="567"/>
        <w:contextualSpacing w:val="0"/>
        <w:rPr>
          <w:color w:val="4F81BD" w:themeColor="accent1"/>
        </w:rPr>
      </w:pPr>
      <w:r>
        <w:rPr>
          <w:color w:val="4F81BD" w:themeColor="accent1"/>
        </w:rPr>
        <w:t>Dear Beau White</w:t>
      </w:r>
    </w:p>
    <w:p w14:paraId="16AA53E0" w14:textId="77777777" w:rsidR="00F773C2" w:rsidRDefault="00F773C2" w:rsidP="00DE0820">
      <w:pPr>
        <w:pStyle w:val="ListParagraph"/>
        <w:ind w:left="567"/>
        <w:contextualSpacing w:val="0"/>
        <w:rPr>
          <w:color w:val="4F81BD" w:themeColor="accent1"/>
        </w:rPr>
      </w:pPr>
      <w:r>
        <w:rPr>
          <w:color w:val="4F81BD" w:themeColor="accent1"/>
        </w:rPr>
        <w:t>I hope this email finds you well.</w:t>
      </w:r>
    </w:p>
    <w:p w14:paraId="797BE1C1" w14:textId="77777777" w:rsidR="009A262E" w:rsidRDefault="009A262E" w:rsidP="00DE0820">
      <w:pPr>
        <w:pStyle w:val="ListParagraph"/>
        <w:ind w:left="567"/>
        <w:contextualSpacing w:val="0"/>
        <w:rPr>
          <w:color w:val="4F81BD" w:themeColor="accent1"/>
        </w:rPr>
      </w:pPr>
    </w:p>
    <w:p w14:paraId="635FBD61" w14:textId="77777777" w:rsidR="00CE07C7" w:rsidRDefault="00F773C2" w:rsidP="00DE0820">
      <w:pPr>
        <w:pStyle w:val="ListParagraph"/>
        <w:ind w:left="567"/>
        <w:contextualSpacing w:val="0"/>
        <w:rPr>
          <w:color w:val="4F81BD" w:themeColor="accent1"/>
        </w:rPr>
      </w:pPr>
      <w:r>
        <w:rPr>
          <w:color w:val="4F81BD" w:themeColor="accent1"/>
        </w:rPr>
        <w:t xml:space="preserve">Following our </w:t>
      </w:r>
      <w:r w:rsidR="00B828C1">
        <w:rPr>
          <w:color w:val="4F81BD" w:themeColor="accent1"/>
        </w:rPr>
        <w:t xml:space="preserve">agreement on the meeting time, I am writing to share the agenda for our upcoming meeting on </w:t>
      </w:r>
      <w:r w:rsidR="00CE07C7">
        <w:rPr>
          <w:color w:val="4F81BD" w:themeColor="accent1"/>
        </w:rPr>
        <w:t>25/10/2024</w:t>
      </w:r>
    </w:p>
    <w:p w14:paraId="4123567E" w14:textId="77777777" w:rsidR="00CE07C7" w:rsidRDefault="00CE07C7" w:rsidP="00DE0820">
      <w:pPr>
        <w:pStyle w:val="ListParagraph"/>
        <w:ind w:left="567"/>
        <w:contextualSpacing w:val="0"/>
        <w:rPr>
          <w:color w:val="4F81BD" w:themeColor="accent1"/>
        </w:rPr>
      </w:pPr>
    </w:p>
    <w:p w14:paraId="77998D16" w14:textId="77777777" w:rsidR="00CE07C7" w:rsidRDefault="00CE07C7" w:rsidP="00DE0820">
      <w:pPr>
        <w:pStyle w:val="ListParagraph"/>
        <w:ind w:left="567"/>
        <w:contextualSpacing w:val="0"/>
        <w:rPr>
          <w:color w:val="4F81BD" w:themeColor="accent1"/>
        </w:rPr>
      </w:pPr>
      <w:r>
        <w:rPr>
          <w:color w:val="4F81BD" w:themeColor="accent1"/>
        </w:rPr>
        <w:t>Meeting Agenda:</w:t>
      </w:r>
    </w:p>
    <w:p w14:paraId="27CE345A" w14:textId="35CAE8EA" w:rsidR="00ED0A82" w:rsidRDefault="00ED0A82" w:rsidP="00DE0820">
      <w:pPr>
        <w:pStyle w:val="ListParagraph"/>
        <w:ind w:left="567"/>
        <w:contextualSpacing w:val="0"/>
        <w:rPr>
          <w:color w:val="4F81BD" w:themeColor="accent1"/>
        </w:rPr>
      </w:pPr>
      <w:r>
        <w:rPr>
          <w:color w:val="4F81BD" w:themeColor="accent1"/>
        </w:rPr>
        <w:t xml:space="preserve">Group Discussion on </w:t>
      </w:r>
      <w:r w:rsidR="00D61EF5">
        <w:rPr>
          <w:color w:val="4F81BD" w:themeColor="accent1"/>
        </w:rPr>
        <w:t xml:space="preserve">Business Expansion </w:t>
      </w:r>
      <w:r w:rsidR="00AA4358">
        <w:rPr>
          <w:color w:val="4F81BD" w:themeColor="accent1"/>
        </w:rPr>
        <w:t>Globe wide and on:</w:t>
      </w:r>
    </w:p>
    <w:p w14:paraId="624DDC7B" w14:textId="77777777" w:rsidR="00AA4358" w:rsidRPr="00AA4358" w:rsidRDefault="00AA4358" w:rsidP="00AA4358">
      <w:pPr>
        <w:pStyle w:val="ListParagraph"/>
        <w:numPr>
          <w:ilvl w:val="0"/>
          <w:numId w:val="5"/>
        </w:numPr>
        <w:rPr>
          <w:color w:val="4F81BD" w:themeColor="accent1"/>
        </w:rPr>
      </w:pPr>
      <w:r w:rsidRPr="00AA4358">
        <w:rPr>
          <w:color w:val="4F81BD" w:themeColor="accent1"/>
        </w:rPr>
        <w:t xml:space="preserve">Hardware </w:t>
      </w:r>
    </w:p>
    <w:p w14:paraId="60104861" w14:textId="77777777" w:rsidR="00AA4358" w:rsidRPr="00AA4358" w:rsidRDefault="00AA4358" w:rsidP="00AA4358">
      <w:pPr>
        <w:pStyle w:val="ListParagraph"/>
        <w:numPr>
          <w:ilvl w:val="0"/>
          <w:numId w:val="5"/>
        </w:numPr>
        <w:rPr>
          <w:color w:val="4F81BD" w:themeColor="accent1"/>
        </w:rPr>
      </w:pPr>
      <w:r w:rsidRPr="00AA4358">
        <w:rPr>
          <w:color w:val="4F81BD" w:themeColor="accent1"/>
        </w:rPr>
        <w:t>Software</w:t>
      </w:r>
    </w:p>
    <w:p w14:paraId="6BB58814" w14:textId="77777777" w:rsidR="00AA4358" w:rsidRPr="00AA4358" w:rsidRDefault="00AA4358" w:rsidP="00AA4358">
      <w:pPr>
        <w:pStyle w:val="ListParagraph"/>
        <w:numPr>
          <w:ilvl w:val="0"/>
          <w:numId w:val="5"/>
        </w:numPr>
        <w:rPr>
          <w:color w:val="4F81BD" w:themeColor="accent1"/>
        </w:rPr>
      </w:pPr>
      <w:r w:rsidRPr="00AA4358">
        <w:rPr>
          <w:color w:val="4F81BD" w:themeColor="accent1"/>
        </w:rPr>
        <w:t>Data requirements</w:t>
      </w:r>
    </w:p>
    <w:p w14:paraId="2E32551D" w14:textId="77777777" w:rsidR="00AA4358" w:rsidRPr="00AA4358" w:rsidRDefault="00AA4358" w:rsidP="00AA4358">
      <w:pPr>
        <w:pStyle w:val="ListParagraph"/>
        <w:numPr>
          <w:ilvl w:val="0"/>
          <w:numId w:val="5"/>
        </w:numPr>
        <w:rPr>
          <w:color w:val="4F81BD" w:themeColor="accent1"/>
        </w:rPr>
      </w:pPr>
      <w:r w:rsidRPr="00AA4358">
        <w:rPr>
          <w:color w:val="4F81BD" w:themeColor="accent1"/>
        </w:rPr>
        <w:t>People – roles, access, etc.</w:t>
      </w:r>
    </w:p>
    <w:p w14:paraId="5BF7F819" w14:textId="77777777" w:rsidR="00AA4358" w:rsidRPr="00AA4358" w:rsidRDefault="00AA4358" w:rsidP="00AA4358">
      <w:pPr>
        <w:pStyle w:val="ListParagraph"/>
        <w:numPr>
          <w:ilvl w:val="0"/>
          <w:numId w:val="5"/>
        </w:numPr>
        <w:rPr>
          <w:color w:val="4F81BD" w:themeColor="accent1"/>
        </w:rPr>
      </w:pPr>
      <w:r w:rsidRPr="00AA4358">
        <w:rPr>
          <w:color w:val="4F81BD" w:themeColor="accent1"/>
        </w:rPr>
        <w:t>Processes/business activities</w:t>
      </w:r>
    </w:p>
    <w:p w14:paraId="52F5CA9F" w14:textId="77777777" w:rsidR="00AA4358" w:rsidRPr="00AA4358" w:rsidRDefault="00AA4358" w:rsidP="00AA4358">
      <w:pPr>
        <w:pStyle w:val="ListParagraph"/>
        <w:numPr>
          <w:ilvl w:val="0"/>
          <w:numId w:val="5"/>
        </w:numPr>
        <w:rPr>
          <w:color w:val="4F81BD" w:themeColor="accent1"/>
        </w:rPr>
      </w:pPr>
      <w:r w:rsidRPr="00AA4358">
        <w:rPr>
          <w:color w:val="4F81BD" w:themeColor="accent1"/>
        </w:rPr>
        <w:t>Business rules</w:t>
      </w:r>
    </w:p>
    <w:p w14:paraId="3A6B130C" w14:textId="77777777" w:rsidR="00AA4358" w:rsidRPr="00AA4358" w:rsidRDefault="00AA4358" w:rsidP="00AA4358">
      <w:pPr>
        <w:pStyle w:val="ListParagraph"/>
        <w:numPr>
          <w:ilvl w:val="0"/>
          <w:numId w:val="5"/>
        </w:numPr>
        <w:rPr>
          <w:color w:val="4F81BD" w:themeColor="accent1"/>
        </w:rPr>
      </w:pPr>
      <w:r w:rsidRPr="00AA4358">
        <w:rPr>
          <w:color w:val="4F81BD" w:themeColor="accent1"/>
        </w:rPr>
        <w:t>Security</w:t>
      </w:r>
    </w:p>
    <w:p w14:paraId="53CD7470" w14:textId="77777777" w:rsidR="00AA4358" w:rsidRDefault="00AA4358" w:rsidP="00DE0820">
      <w:pPr>
        <w:pStyle w:val="ListParagraph"/>
        <w:ind w:left="567"/>
        <w:contextualSpacing w:val="0"/>
        <w:rPr>
          <w:color w:val="4F81BD" w:themeColor="accent1"/>
        </w:rPr>
      </w:pPr>
    </w:p>
    <w:p w14:paraId="3623ABF5" w14:textId="19510E1A" w:rsidR="00AA4358" w:rsidRDefault="00AA4358" w:rsidP="00DE0820">
      <w:pPr>
        <w:pStyle w:val="ListParagraph"/>
        <w:ind w:left="567"/>
        <w:contextualSpacing w:val="0"/>
        <w:rPr>
          <w:color w:val="4F81BD" w:themeColor="accent1"/>
        </w:rPr>
      </w:pPr>
      <w:r>
        <w:rPr>
          <w:color w:val="4F81BD" w:themeColor="accent1"/>
        </w:rPr>
        <w:t xml:space="preserve">Please let me know if you have any questions or </w:t>
      </w:r>
      <w:r w:rsidR="005337E8">
        <w:rPr>
          <w:color w:val="4F81BD" w:themeColor="accent1"/>
        </w:rPr>
        <w:t>require any additional information prior to our meeting.</w:t>
      </w:r>
    </w:p>
    <w:p w14:paraId="1181FCBF" w14:textId="2D73D014" w:rsidR="005337E8" w:rsidRDefault="005337E8" w:rsidP="00DE0820">
      <w:pPr>
        <w:pStyle w:val="ListParagraph"/>
        <w:ind w:left="567"/>
        <w:contextualSpacing w:val="0"/>
        <w:rPr>
          <w:color w:val="4F81BD" w:themeColor="accent1"/>
        </w:rPr>
      </w:pPr>
      <w:r>
        <w:rPr>
          <w:color w:val="4F81BD" w:themeColor="accent1"/>
        </w:rPr>
        <w:t>Looking forward to a productive</w:t>
      </w:r>
      <w:r w:rsidR="00DD0DC4">
        <w:rPr>
          <w:color w:val="4F81BD" w:themeColor="accent1"/>
        </w:rPr>
        <w:t xml:space="preserve"> discussion</w:t>
      </w:r>
    </w:p>
    <w:p w14:paraId="51E9F955" w14:textId="37109EAF" w:rsidR="002C27A7" w:rsidRDefault="00DD0DC4" w:rsidP="00DE0820">
      <w:pPr>
        <w:pStyle w:val="ListParagraph"/>
        <w:ind w:left="567"/>
        <w:contextualSpacing w:val="0"/>
        <w:rPr>
          <w:color w:val="4F81BD" w:themeColor="accent1"/>
        </w:rPr>
      </w:pPr>
      <w:r>
        <w:rPr>
          <w:color w:val="4F81BD" w:themeColor="accent1"/>
        </w:rPr>
        <w:t>Best regards,</w:t>
      </w:r>
    </w:p>
    <w:p w14:paraId="01BB2F0F" w14:textId="67E1ED12" w:rsidR="00F773C2" w:rsidRDefault="00F773C2" w:rsidP="00DE0820">
      <w:pPr>
        <w:pStyle w:val="ListParagraph"/>
        <w:ind w:left="567"/>
        <w:contextualSpacing w:val="0"/>
        <w:rPr>
          <w:color w:val="4F81BD" w:themeColor="accent1"/>
        </w:rPr>
      </w:pPr>
      <w:r>
        <w:rPr>
          <w:color w:val="4F81BD" w:themeColor="accent1"/>
        </w:rPr>
        <w:t xml:space="preserve"> </w:t>
      </w:r>
      <w:r w:rsidR="00DA7B0B">
        <w:rPr>
          <w:color w:val="4F81BD" w:themeColor="accent1"/>
        </w:rPr>
        <w:t>David Hunt</w:t>
      </w:r>
    </w:p>
    <w:p w14:paraId="1C18BEFE" w14:textId="77777777" w:rsidR="00A0038A" w:rsidRDefault="00A0038A" w:rsidP="00DE0820">
      <w:pPr>
        <w:pStyle w:val="ListParagraph"/>
        <w:ind w:left="567"/>
        <w:contextualSpacing w:val="0"/>
        <w:rPr>
          <w:color w:val="4F81BD" w:themeColor="accent1"/>
        </w:rPr>
      </w:pPr>
    </w:p>
    <w:p w14:paraId="57EF2035" w14:textId="77777777" w:rsidR="00F15A12" w:rsidRDefault="00F15A12" w:rsidP="00DE0820">
      <w:pPr>
        <w:pStyle w:val="ListParagraph"/>
        <w:ind w:left="567"/>
        <w:contextualSpacing w:val="0"/>
        <w:rPr>
          <w:color w:val="4F81BD" w:themeColor="accent1"/>
        </w:rPr>
      </w:pPr>
    </w:p>
    <w:p w14:paraId="006A8381" w14:textId="77777777" w:rsidR="00F15A12" w:rsidRDefault="00F15A12" w:rsidP="00DE0820">
      <w:pPr>
        <w:pStyle w:val="ListParagraph"/>
        <w:ind w:left="567"/>
        <w:contextualSpacing w:val="0"/>
        <w:rPr>
          <w:color w:val="4F81BD" w:themeColor="accent1"/>
        </w:rPr>
      </w:pPr>
    </w:p>
    <w:p w14:paraId="6778DE7B" w14:textId="77777777" w:rsidR="00F15A12" w:rsidRPr="000D3A87" w:rsidRDefault="00F15A12" w:rsidP="00DE0820">
      <w:pPr>
        <w:pStyle w:val="ListParagraph"/>
        <w:ind w:left="567"/>
        <w:contextualSpacing w:val="0"/>
        <w:rPr>
          <w:color w:val="4F81BD" w:themeColor="accent1"/>
        </w:rPr>
      </w:pPr>
    </w:p>
    <w:p w14:paraId="5BE3E0DF" w14:textId="77777777" w:rsidR="00DF244B" w:rsidRDefault="00DF244B" w:rsidP="00DF244B">
      <w:pPr>
        <w:pStyle w:val="ListParagraph"/>
        <w:ind w:left="567"/>
        <w:contextualSpacing w:val="0"/>
      </w:pPr>
    </w:p>
    <w:p w14:paraId="27730AB4" w14:textId="77777777" w:rsidR="00472C5A" w:rsidRDefault="00472C5A" w:rsidP="00472C5A">
      <w:pPr>
        <w:pStyle w:val="ListParagraph"/>
        <w:numPr>
          <w:ilvl w:val="0"/>
          <w:numId w:val="26"/>
        </w:numPr>
        <w:ind w:left="567" w:hanging="567"/>
        <w:contextualSpacing w:val="0"/>
      </w:pPr>
      <w:r>
        <w:t>Each group will have a meeting with the teacher/facilitator who will be playing the role of the client - a non-technical business executive. The meeting will either be recorded or documented as an observation checklist (by the teacher) as evidence to demonstrate that you have:</w:t>
      </w:r>
    </w:p>
    <w:p w14:paraId="036E674C" w14:textId="77777777" w:rsidR="00472C5A" w:rsidRPr="00F73D59" w:rsidRDefault="00472C5A" w:rsidP="00F73D59">
      <w:pPr>
        <w:pStyle w:val="Bullet-main"/>
        <w:ind w:left="1134"/>
      </w:pPr>
      <w:r w:rsidRPr="00F73D59">
        <w:t>met with the client to conduct the user-needs analysis</w:t>
      </w:r>
    </w:p>
    <w:p w14:paraId="3D7D8229" w14:textId="77777777" w:rsidR="00472C5A" w:rsidRPr="00F73D59" w:rsidRDefault="00472C5A" w:rsidP="00F73D59">
      <w:pPr>
        <w:pStyle w:val="Bullet-main"/>
        <w:ind w:left="1134"/>
      </w:pPr>
      <w:r w:rsidRPr="00F73D59">
        <w:t>negotiated and understood the client’s requirements for the functionality of the website</w:t>
      </w:r>
    </w:p>
    <w:p w14:paraId="311A580A" w14:textId="07E278CD" w:rsidR="00472C5A" w:rsidRDefault="00472C5A" w:rsidP="00F73D59">
      <w:pPr>
        <w:pStyle w:val="Bullet-main"/>
        <w:ind w:left="1134"/>
      </w:pPr>
      <w:r w:rsidRPr="00F73D59">
        <w:t>used active listening, communicating in plain English, and summarising the client’s key points to understand their requirements.</w:t>
      </w:r>
    </w:p>
    <w:p w14:paraId="1640F830" w14:textId="77777777" w:rsidR="00DF244B" w:rsidRDefault="00DF244B" w:rsidP="00DF244B">
      <w:pPr>
        <w:pStyle w:val="Bullet-main"/>
        <w:numPr>
          <w:ilvl w:val="0"/>
          <w:numId w:val="0"/>
        </w:numPr>
        <w:ind w:left="567"/>
      </w:pPr>
    </w:p>
    <w:p w14:paraId="5AB0463B" w14:textId="77777777" w:rsidR="00472C5A" w:rsidRDefault="00472C5A" w:rsidP="00472C5A">
      <w:pPr>
        <w:pStyle w:val="ListParagraph"/>
        <w:numPr>
          <w:ilvl w:val="0"/>
          <w:numId w:val="26"/>
        </w:numPr>
        <w:ind w:left="567" w:hanging="567"/>
        <w:contextualSpacing w:val="0"/>
      </w:pPr>
      <w:r>
        <w:lastRenderedPageBreak/>
        <w:t>A meeting is a good way of identifying user needs. List and explain four (4) methods that can be used to identify user needs. Outline the advantages and disadvantages of each method.</w:t>
      </w:r>
    </w:p>
    <w:p w14:paraId="11846572" w14:textId="77777777" w:rsidR="003371EF" w:rsidRDefault="003371EF" w:rsidP="003371EF">
      <w:pPr>
        <w:pStyle w:val="ListParagraph"/>
        <w:ind w:left="567"/>
        <w:contextualSpacing w:val="0"/>
      </w:pPr>
    </w:p>
    <w:p w14:paraId="397D254A" w14:textId="77777777" w:rsidR="003371EF" w:rsidRDefault="003371EF" w:rsidP="003371EF">
      <w:pPr>
        <w:pStyle w:val="ListParagraph"/>
        <w:ind w:left="567"/>
        <w:contextualSpacing w:val="0"/>
      </w:pPr>
    </w:p>
    <w:p w14:paraId="48957E73" w14:textId="600BE150" w:rsidR="00C6536E" w:rsidRPr="00982A03" w:rsidRDefault="004A4E33" w:rsidP="003371EF">
      <w:pPr>
        <w:pStyle w:val="ListParagraph"/>
        <w:ind w:left="567"/>
        <w:contextualSpacing w:val="0"/>
        <w:rPr>
          <w:b/>
          <w:bCs/>
          <w:color w:val="00B0F0"/>
        </w:rPr>
      </w:pPr>
      <w:r w:rsidRPr="00982A03">
        <w:rPr>
          <w:b/>
          <w:bCs/>
          <w:color w:val="00B0F0"/>
        </w:rPr>
        <w:t>Brainstorming</w:t>
      </w:r>
      <w:r w:rsidR="002B0F95" w:rsidRPr="00982A03">
        <w:rPr>
          <w:b/>
          <w:bCs/>
          <w:color w:val="00B0F0"/>
        </w:rPr>
        <w:t>/</w:t>
      </w:r>
      <w:r w:rsidR="00866A3B" w:rsidRPr="00982A03">
        <w:rPr>
          <w:b/>
          <w:bCs/>
          <w:color w:val="00B0F0"/>
        </w:rPr>
        <w:t>Focus Group</w:t>
      </w:r>
      <w:r w:rsidR="00DB0E22" w:rsidRPr="00982A03">
        <w:rPr>
          <w:b/>
          <w:bCs/>
          <w:color w:val="00B0F0"/>
        </w:rPr>
        <w:t xml:space="preserve"> </w:t>
      </w:r>
      <w:r w:rsidR="00564885" w:rsidRPr="00982A03">
        <w:rPr>
          <w:b/>
          <w:bCs/>
          <w:color w:val="00B0F0"/>
        </w:rPr>
        <w:t>–</w:t>
      </w:r>
      <w:r w:rsidR="00DB0E22" w:rsidRPr="00982A03">
        <w:rPr>
          <w:b/>
          <w:bCs/>
          <w:color w:val="00B0F0"/>
        </w:rPr>
        <w:t xml:space="preserve"> </w:t>
      </w:r>
    </w:p>
    <w:p w14:paraId="67A1C912" w14:textId="77777777" w:rsidR="00982A03" w:rsidRPr="00982A03" w:rsidRDefault="006F1C36" w:rsidP="003371EF">
      <w:pPr>
        <w:pStyle w:val="ListParagraph"/>
        <w:ind w:left="567"/>
        <w:contextualSpacing w:val="0"/>
        <w:rPr>
          <w:color w:val="00B0F0"/>
          <w:u w:val="single"/>
        </w:rPr>
      </w:pPr>
      <w:r>
        <w:rPr>
          <w:color w:val="00B0F0"/>
        </w:rPr>
        <w:tab/>
      </w:r>
      <w:r w:rsidR="00626C35" w:rsidRPr="00982A03">
        <w:rPr>
          <w:color w:val="00B0F0"/>
          <w:u w:val="single"/>
        </w:rPr>
        <w:t xml:space="preserve">Advantages: </w:t>
      </w:r>
    </w:p>
    <w:p w14:paraId="2014230A" w14:textId="5DD5A181" w:rsidR="006F1C36" w:rsidRDefault="00626C35" w:rsidP="003371EF">
      <w:pPr>
        <w:pStyle w:val="ListParagraph"/>
        <w:ind w:left="567"/>
        <w:contextualSpacing w:val="0"/>
        <w:rPr>
          <w:color w:val="00B0F0"/>
        </w:rPr>
      </w:pPr>
      <w:r>
        <w:rPr>
          <w:color w:val="00B0F0"/>
        </w:rPr>
        <w:t xml:space="preserve">Bigger group dynamics can generate more </w:t>
      </w:r>
      <w:r w:rsidR="007B01C1">
        <w:rPr>
          <w:color w:val="00B0F0"/>
        </w:rPr>
        <w:t>ideas, discussions from many different perspectives.</w:t>
      </w:r>
    </w:p>
    <w:p w14:paraId="6C71358E" w14:textId="0D16245F" w:rsidR="00C109EF" w:rsidRDefault="00E96C41" w:rsidP="003371EF">
      <w:pPr>
        <w:pStyle w:val="ListParagraph"/>
        <w:ind w:left="567"/>
        <w:contextualSpacing w:val="0"/>
        <w:rPr>
          <w:color w:val="00B0F0"/>
        </w:rPr>
      </w:pPr>
      <w:r>
        <w:rPr>
          <w:color w:val="00B0F0"/>
        </w:rPr>
        <w:t xml:space="preserve">Able to gather </w:t>
      </w:r>
      <w:r w:rsidR="003756A7">
        <w:rPr>
          <w:color w:val="00B0F0"/>
        </w:rPr>
        <w:t>multiple opinions in a single session.</w:t>
      </w:r>
    </w:p>
    <w:p w14:paraId="7079DAEA" w14:textId="7ADF01D8" w:rsidR="003756A7" w:rsidRDefault="00632CDE" w:rsidP="003371EF">
      <w:pPr>
        <w:pStyle w:val="ListParagraph"/>
        <w:ind w:left="567"/>
        <w:contextualSpacing w:val="0"/>
        <w:rPr>
          <w:color w:val="00B0F0"/>
        </w:rPr>
      </w:pPr>
      <w:r>
        <w:rPr>
          <w:color w:val="00B0F0"/>
        </w:rPr>
        <w:t>Can uncover new ideas and many insights through group discussions.</w:t>
      </w:r>
    </w:p>
    <w:p w14:paraId="0426B0DF" w14:textId="6924E9DD" w:rsidR="00FC573D" w:rsidRDefault="001F085F" w:rsidP="003371EF">
      <w:pPr>
        <w:pStyle w:val="ListParagraph"/>
        <w:ind w:left="567"/>
        <w:contextualSpacing w:val="0"/>
        <w:rPr>
          <w:color w:val="00B0F0"/>
          <w:u w:val="single"/>
        </w:rPr>
      </w:pPr>
      <w:r>
        <w:rPr>
          <w:color w:val="00B0F0"/>
          <w:u w:val="single"/>
        </w:rPr>
        <w:t>Disadvantages:</w:t>
      </w:r>
    </w:p>
    <w:p w14:paraId="76CD75AB" w14:textId="05107E16" w:rsidR="001F085F" w:rsidRDefault="00044B27" w:rsidP="003371EF">
      <w:pPr>
        <w:pStyle w:val="ListParagraph"/>
        <w:ind w:left="567"/>
        <w:contextualSpacing w:val="0"/>
        <w:rPr>
          <w:color w:val="00B0F0"/>
        </w:rPr>
      </w:pPr>
      <w:r>
        <w:rPr>
          <w:color w:val="00B0F0"/>
        </w:rPr>
        <w:t xml:space="preserve">Peers may </w:t>
      </w:r>
      <w:r w:rsidR="00C1741F">
        <w:rPr>
          <w:color w:val="00B0F0"/>
        </w:rPr>
        <w:t xml:space="preserve">solely only focus on the dominant </w:t>
      </w:r>
      <w:r w:rsidR="00413269">
        <w:rPr>
          <w:color w:val="00B0F0"/>
        </w:rPr>
        <w:t>opinion</w:t>
      </w:r>
      <w:r w:rsidR="00C1741F">
        <w:rPr>
          <w:color w:val="00B0F0"/>
        </w:rPr>
        <w:t xml:space="preserve"> of the group</w:t>
      </w:r>
      <w:r w:rsidR="00413269">
        <w:rPr>
          <w:color w:val="00B0F0"/>
        </w:rPr>
        <w:t>.</w:t>
      </w:r>
    </w:p>
    <w:p w14:paraId="77402F98" w14:textId="7BD80AC5" w:rsidR="00413269" w:rsidRPr="001F085F" w:rsidRDefault="00091C9D" w:rsidP="003371EF">
      <w:pPr>
        <w:pStyle w:val="ListParagraph"/>
        <w:ind w:left="567"/>
        <w:contextualSpacing w:val="0"/>
        <w:rPr>
          <w:color w:val="00B0F0"/>
        </w:rPr>
      </w:pPr>
      <w:r>
        <w:rPr>
          <w:color w:val="00B0F0"/>
        </w:rPr>
        <w:t>Facilitators’ influence may affect the discussion outcomes.</w:t>
      </w:r>
    </w:p>
    <w:p w14:paraId="76EBEEEF" w14:textId="77777777" w:rsidR="00564885" w:rsidRDefault="00564885" w:rsidP="003371EF">
      <w:pPr>
        <w:pStyle w:val="ListParagraph"/>
        <w:ind w:left="567"/>
        <w:contextualSpacing w:val="0"/>
        <w:rPr>
          <w:color w:val="00B0F0"/>
        </w:rPr>
      </w:pPr>
    </w:p>
    <w:p w14:paraId="4AAA01A8" w14:textId="79E24A42" w:rsidR="00C6536E" w:rsidRDefault="00DB0E22" w:rsidP="003371EF">
      <w:pPr>
        <w:pStyle w:val="ListParagraph"/>
        <w:ind w:left="567"/>
        <w:contextualSpacing w:val="0"/>
        <w:rPr>
          <w:b/>
          <w:bCs/>
          <w:color w:val="00B0F0"/>
        </w:rPr>
      </w:pPr>
      <w:r w:rsidRPr="00DD4406">
        <w:rPr>
          <w:b/>
          <w:bCs/>
          <w:color w:val="00B0F0"/>
        </w:rPr>
        <w:t>I</w:t>
      </w:r>
      <w:r w:rsidR="00412DB4" w:rsidRPr="00DD4406">
        <w:rPr>
          <w:b/>
          <w:bCs/>
          <w:color w:val="00B0F0"/>
        </w:rPr>
        <w:t>nterviews</w:t>
      </w:r>
      <w:r w:rsidRPr="00DD4406">
        <w:rPr>
          <w:b/>
          <w:bCs/>
          <w:color w:val="00B0F0"/>
        </w:rPr>
        <w:t xml:space="preserve"> </w:t>
      </w:r>
      <w:r w:rsidR="00564885" w:rsidRPr="00DD4406">
        <w:rPr>
          <w:b/>
          <w:bCs/>
          <w:color w:val="00B0F0"/>
        </w:rPr>
        <w:t>–</w:t>
      </w:r>
      <w:r w:rsidRPr="00DD4406">
        <w:rPr>
          <w:b/>
          <w:bCs/>
          <w:color w:val="00B0F0"/>
        </w:rPr>
        <w:t xml:space="preserve"> </w:t>
      </w:r>
    </w:p>
    <w:p w14:paraId="5562D4CF" w14:textId="2FDA5DE3" w:rsidR="00FD2B1C" w:rsidRDefault="00FD2B1C" w:rsidP="003371EF">
      <w:pPr>
        <w:pStyle w:val="ListParagraph"/>
        <w:ind w:left="567"/>
        <w:contextualSpacing w:val="0"/>
        <w:rPr>
          <w:color w:val="00B0F0"/>
          <w:u w:val="single"/>
        </w:rPr>
      </w:pPr>
      <w:r>
        <w:rPr>
          <w:color w:val="00B0F0"/>
          <w:u w:val="single"/>
        </w:rPr>
        <w:t>Advantages:</w:t>
      </w:r>
    </w:p>
    <w:p w14:paraId="74F2315A" w14:textId="74BB6225" w:rsidR="00AF114C" w:rsidRDefault="00AF114C" w:rsidP="003371EF">
      <w:pPr>
        <w:pStyle w:val="ListParagraph"/>
        <w:ind w:left="567"/>
        <w:contextualSpacing w:val="0"/>
        <w:rPr>
          <w:color w:val="00B0F0"/>
        </w:rPr>
      </w:pPr>
      <w:r w:rsidRPr="00DA30C2">
        <w:rPr>
          <w:color w:val="00B0F0"/>
        </w:rPr>
        <w:t xml:space="preserve">Allows for detailed exploration of the </w:t>
      </w:r>
      <w:proofErr w:type="spellStart"/>
      <w:proofErr w:type="gramStart"/>
      <w:r w:rsidR="00DA30C2" w:rsidRPr="00DA30C2">
        <w:rPr>
          <w:color w:val="00B0F0"/>
        </w:rPr>
        <w:t>users</w:t>
      </w:r>
      <w:proofErr w:type="spellEnd"/>
      <w:proofErr w:type="gramEnd"/>
      <w:r w:rsidR="00DA30C2" w:rsidRPr="00DA30C2">
        <w:rPr>
          <w:color w:val="00B0F0"/>
        </w:rPr>
        <w:t xml:space="preserve"> needs and feelings.</w:t>
      </w:r>
    </w:p>
    <w:p w14:paraId="169E1DBE" w14:textId="5DC8F361" w:rsidR="00696440" w:rsidRDefault="00696440" w:rsidP="003371EF">
      <w:pPr>
        <w:pStyle w:val="ListParagraph"/>
        <w:ind w:left="567"/>
        <w:contextualSpacing w:val="0"/>
        <w:rPr>
          <w:color w:val="00B0F0"/>
        </w:rPr>
      </w:pPr>
      <w:r>
        <w:rPr>
          <w:color w:val="00B0F0"/>
        </w:rPr>
        <w:t>Interviewers can adapt q</w:t>
      </w:r>
      <w:r w:rsidR="009120DF">
        <w:rPr>
          <w:color w:val="00B0F0"/>
        </w:rPr>
        <w:t>uestions based on responses to gather more information.</w:t>
      </w:r>
    </w:p>
    <w:p w14:paraId="693077C8" w14:textId="450EDB0C" w:rsidR="0084002B" w:rsidRDefault="0084002B" w:rsidP="003371EF">
      <w:pPr>
        <w:pStyle w:val="ListParagraph"/>
        <w:ind w:left="567"/>
        <w:contextualSpacing w:val="0"/>
        <w:rPr>
          <w:color w:val="00B0F0"/>
          <w:u w:val="single"/>
        </w:rPr>
      </w:pPr>
      <w:r>
        <w:rPr>
          <w:color w:val="00B0F0"/>
          <w:u w:val="single"/>
        </w:rPr>
        <w:t>Disadvantages:</w:t>
      </w:r>
    </w:p>
    <w:p w14:paraId="30E81CC3" w14:textId="620F4638" w:rsidR="0084002B" w:rsidRDefault="00045214" w:rsidP="003371EF">
      <w:pPr>
        <w:pStyle w:val="ListParagraph"/>
        <w:ind w:left="567"/>
        <w:contextualSpacing w:val="0"/>
        <w:rPr>
          <w:color w:val="00B0F0"/>
        </w:rPr>
      </w:pPr>
      <w:r>
        <w:rPr>
          <w:color w:val="00B0F0"/>
        </w:rPr>
        <w:t>Going through interviews can be very time consuming.</w:t>
      </w:r>
    </w:p>
    <w:p w14:paraId="1B7F8CA6" w14:textId="4731A78D" w:rsidR="00045214" w:rsidRPr="0084002B" w:rsidRDefault="000528D6" w:rsidP="003371EF">
      <w:pPr>
        <w:pStyle w:val="ListParagraph"/>
        <w:ind w:left="567"/>
        <w:contextualSpacing w:val="0"/>
        <w:rPr>
          <w:color w:val="00B0F0"/>
        </w:rPr>
      </w:pPr>
      <w:r>
        <w:rPr>
          <w:color w:val="00B0F0"/>
        </w:rPr>
        <w:t>Interviews</w:t>
      </w:r>
      <w:r w:rsidR="00E16523">
        <w:rPr>
          <w:color w:val="00B0F0"/>
        </w:rPr>
        <w:t xml:space="preserve"> requires skilled interviewers</w:t>
      </w:r>
      <w:r w:rsidR="00A63B8E">
        <w:rPr>
          <w:color w:val="00B0F0"/>
        </w:rPr>
        <w:t xml:space="preserve"> on both parties.</w:t>
      </w:r>
    </w:p>
    <w:p w14:paraId="343271FA" w14:textId="77777777" w:rsidR="00564885" w:rsidRDefault="00564885" w:rsidP="003371EF">
      <w:pPr>
        <w:pStyle w:val="ListParagraph"/>
        <w:ind w:left="567"/>
        <w:contextualSpacing w:val="0"/>
        <w:rPr>
          <w:color w:val="00B0F0"/>
        </w:rPr>
      </w:pPr>
    </w:p>
    <w:p w14:paraId="7C3D0926" w14:textId="289D293D" w:rsidR="00C6536E" w:rsidRDefault="00A63B8E" w:rsidP="003371EF">
      <w:pPr>
        <w:pStyle w:val="ListParagraph"/>
        <w:ind w:left="567"/>
        <w:contextualSpacing w:val="0"/>
        <w:rPr>
          <w:b/>
          <w:bCs/>
          <w:color w:val="00B0F0"/>
        </w:rPr>
      </w:pPr>
      <w:r w:rsidRPr="00A63B8E">
        <w:rPr>
          <w:b/>
          <w:bCs/>
          <w:color w:val="00B0F0"/>
        </w:rPr>
        <w:t>Observation</w:t>
      </w:r>
      <w:r w:rsidR="00DB0E22" w:rsidRPr="00A63B8E">
        <w:rPr>
          <w:b/>
          <w:bCs/>
          <w:color w:val="00B0F0"/>
        </w:rPr>
        <w:t xml:space="preserve"> </w:t>
      </w:r>
      <w:r w:rsidR="00564885" w:rsidRPr="00A63B8E">
        <w:rPr>
          <w:b/>
          <w:bCs/>
          <w:color w:val="00B0F0"/>
        </w:rPr>
        <w:t>–</w:t>
      </w:r>
      <w:r w:rsidR="00DB0E22" w:rsidRPr="00A63B8E">
        <w:rPr>
          <w:b/>
          <w:bCs/>
          <w:color w:val="00B0F0"/>
        </w:rPr>
        <w:t xml:space="preserve"> </w:t>
      </w:r>
    </w:p>
    <w:p w14:paraId="3240E409" w14:textId="717F3BEB" w:rsidR="00A63B8E" w:rsidRDefault="009B709E" w:rsidP="003371EF">
      <w:pPr>
        <w:pStyle w:val="ListParagraph"/>
        <w:ind w:left="567"/>
        <w:contextualSpacing w:val="0"/>
        <w:rPr>
          <w:color w:val="00B0F0"/>
          <w:u w:val="single"/>
        </w:rPr>
      </w:pPr>
      <w:r>
        <w:rPr>
          <w:color w:val="00B0F0"/>
          <w:u w:val="single"/>
        </w:rPr>
        <w:t>Advantages:</w:t>
      </w:r>
    </w:p>
    <w:p w14:paraId="31626876" w14:textId="2CDD8856" w:rsidR="009B709E" w:rsidRDefault="008A2104" w:rsidP="003371EF">
      <w:pPr>
        <w:pStyle w:val="ListParagraph"/>
        <w:ind w:left="567"/>
        <w:contextualSpacing w:val="0"/>
        <w:rPr>
          <w:color w:val="00B0F0"/>
        </w:rPr>
      </w:pPr>
      <w:r>
        <w:rPr>
          <w:color w:val="00B0F0"/>
        </w:rPr>
        <w:t>Oberserving the users</w:t>
      </w:r>
      <w:r w:rsidR="004C1388">
        <w:rPr>
          <w:color w:val="00B0F0"/>
        </w:rPr>
        <w:t xml:space="preserve"> can provide genuine insights into </w:t>
      </w:r>
      <w:r w:rsidR="00184C7D">
        <w:rPr>
          <w:color w:val="00B0F0"/>
        </w:rPr>
        <w:t xml:space="preserve">their </w:t>
      </w:r>
      <w:r w:rsidR="00035D10">
        <w:rPr>
          <w:color w:val="00B0F0"/>
        </w:rPr>
        <w:t>behaviour</w:t>
      </w:r>
      <w:r w:rsidR="00184C7D">
        <w:rPr>
          <w:color w:val="00B0F0"/>
        </w:rPr>
        <w:t xml:space="preserve"> and needs</w:t>
      </w:r>
      <w:r w:rsidR="00035D10">
        <w:rPr>
          <w:color w:val="00B0F0"/>
        </w:rPr>
        <w:t>.</w:t>
      </w:r>
    </w:p>
    <w:p w14:paraId="01DB6A51" w14:textId="56436247" w:rsidR="00035D10" w:rsidRDefault="00035D10" w:rsidP="003371EF">
      <w:pPr>
        <w:pStyle w:val="ListParagraph"/>
        <w:ind w:left="567"/>
        <w:contextualSpacing w:val="0"/>
        <w:rPr>
          <w:color w:val="00B0F0"/>
        </w:rPr>
      </w:pPr>
      <w:r>
        <w:rPr>
          <w:color w:val="00B0F0"/>
        </w:rPr>
        <w:t>Helps understand the context</w:t>
      </w:r>
      <w:r w:rsidR="00E96467">
        <w:rPr>
          <w:color w:val="00B0F0"/>
        </w:rPr>
        <w:t xml:space="preserve"> which the users can interact with a product or service.</w:t>
      </w:r>
    </w:p>
    <w:p w14:paraId="0812ECCD" w14:textId="00A274FB" w:rsidR="00E96467" w:rsidRDefault="00E96467" w:rsidP="003371EF">
      <w:pPr>
        <w:pStyle w:val="ListParagraph"/>
        <w:ind w:left="567"/>
        <w:contextualSpacing w:val="0"/>
        <w:rPr>
          <w:color w:val="00B0F0"/>
        </w:rPr>
      </w:pPr>
      <w:r>
        <w:rPr>
          <w:color w:val="00B0F0"/>
        </w:rPr>
        <w:t>Can be done without interrupting the user’s workflow.</w:t>
      </w:r>
    </w:p>
    <w:p w14:paraId="6DA9BE25" w14:textId="2875C799" w:rsidR="00E96467" w:rsidRDefault="00A73290" w:rsidP="003371EF">
      <w:pPr>
        <w:pStyle w:val="ListParagraph"/>
        <w:ind w:left="567"/>
        <w:contextualSpacing w:val="0"/>
        <w:rPr>
          <w:color w:val="00B0F0"/>
        </w:rPr>
      </w:pPr>
      <w:r>
        <w:rPr>
          <w:color w:val="00B0F0"/>
          <w:u w:val="single"/>
        </w:rPr>
        <w:t>Disadvantages:</w:t>
      </w:r>
    </w:p>
    <w:p w14:paraId="76AEBA8D" w14:textId="0F66C034" w:rsidR="00A73290" w:rsidRDefault="003E1F9D" w:rsidP="003371EF">
      <w:pPr>
        <w:pStyle w:val="ListParagraph"/>
        <w:ind w:left="567"/>
        <w:contextualSpacing w:val="0"/>
        <w:rPr>
          <w:color w:val="00B0F0"/>
        </w:rPr>
      </w:pPr>
      <w:r>
        <w:rPr>
          <w:color w:val="00B0F0"/>
        </w:rPr>
        <w:t>Requires significant time invest</w:t>
      </w:r>
      <w:r w:rsidR="00473E52">
        <w:rPr>
          <w:color w:val="00B0F0"/>
        </w:rPr>
        <w:t>ment to gather sufficient data.</w:t>
      </w:r>
      <w:r w:rsidR="003C0B56">
        <w:rPr>
          <w:color w:val="00B0F0"/>
        </w:rPr>
        <w:t xml:space="preserve"> </w:t>
      </w:r>
    </w:p>
    <w:p w14:paraId="772120EA" w14:textId="047FDB6C" w:rsidR="00BF0966" w:rsidRPr="00A73290" w:rsidRDefault="00BF0966" w:rsidP="003371EF">
      <w:pPr>
        <w:pStyle w:val="ListParagraph"/>
        <w:ind w:left="567"/>
        <w:contextualSpacing w:val="0"/>
        <w:rPr>
          <w:color w:val="00B0F0"/>
        </w:rPr>
      </w:pPr>
      <w:r>
        <w:rPr>
          <w:color w:val="00B0F0"/>
        </w:rPr>
        <w:t>May not catch all aspects of user needs,</w:t>
      </w:r>
      <w:r w:rsidR="00D36F21">
        <w:rPr>
          <w:color w:val="00B0F0"/>
        </w:rPr>
        <w:t xml:space="preserve"> especially those not outwardly visible.</w:t>
      </w:r>
    </w:p>
    <w:p w14:paraId="5E71FF32" w14:textId="77777777" w:rsidR="00564885" w:rsidRDefault="00564885" w:rsidP="003371EF">
      <w:pPr>
        <w:pStyle w:val="ListParagraph"/>
        <w:ind w:left="567"/>
        <w:contextualSpacing w:val="0"/>
        <w:rPr>
          <w:color w:val="00B0F0"/>
        </w:rPr>
      </w:pPr>
    </w:p>
    <w:p w14:paraId="2D3BEA37" w14:textId="77777777" w:rsidR="00B341D9" w:rsidRDefault="00B341D9" w:rsidP="003371EF">
      <w:pPr>
        <w:pStyle w:val="ListParagraph"/>
        <w:ind w:left="567"/>
        <w:contextualSpacing w:val="0"/>
        <w:rPr>
          <w:color w:val="00B0F0"/>
        </w:rPr>
      </w:pPr>
    </w:p>
    <w:p w14:paraId="6732144C" w14:textId="77777777" w:rsidR="00B341D9" w:rsidRDefault="00B341D9" w:rsidP="003371EF">
      <w:pPr>
        <w:pStyle w:val="ListParagraph"/>
        <w:ind w:left="567"/>
        <w:contextualSpacing w:val="0"/>
        <w:rPr>
          <w:color w:val="00B0F0"/>
        </w:rPr>
      </w:pPr>
    </w:p>
    <w:p w14:paraId="7B2BFB1D" w14:textId="77777777" w:rsidR="00B341D9" w:rsidRDefault="00B341D9" w:rsidP="003371EF">
      <w:pPr>
        <w:pStyle w:val="ListParagraph"/>
        <w:ind w:left="567"/>
        <w:contextualSpacing w:val="0"/>
        <w:rPr>
          <w:color w:val="00B0F0"/>
        </w:rPr>
      </w:pPr>
    </w:p>
    <w:p w14:paraId="747A4521" w14:textId="77777777" w:rsidR="00B341D9" w:rsidRDefault="00B341D9" w:rsidP="003371EF">
      <w:pPr>
        <w:pStyle w:val="ListParagraph"/>
        <w:ind w:left="567"/>
        <w:contextualSpacing w:val="0"/>
        <w:rPr>
          <w:color w:val="00B0F0"/>
        </w:rPr>
      </w:pPr>
    </w:p>
    <w:p w14:paraId="1FBDCE08" w14:textId="1B89C234" w:rsidR="003371EF" w:rsidRPr="00DF21D5" w:rsidRDefault="00C6536E" w:rsidP="003371EF">
      <w:pPr>
        <w:pStyle w:val="ListParagraph"/>
        <w:ind w:left="567"/>
        <w:contextualSpacing w:val="0"/>
        <w:rPr>
          <w:b/>
          <w:bCs/>
          <w:color w:val="00B0F0"/>
        </w:rPr>
      </w:pPr>
      <w:r w:rsidRPr="00DF21D5">
        <w:rPr>
          <w:b/>
          <w:bCs/>
          <w:color w:val="00B0F0"/>
        </w:rPr>
        <w:lastRenderedPageBreak/>
        <w:t>Q</w:t>
      </w:r>
      <w:r w:rsidR="007F510A" w:rsidRPr="00DF21D5">
        <w:rPr>
          <w:b/>
          <w:bCs/>
          <w:color w:val="00B0F0"/>
        </w:rPr>
        <w:t>uestionnaire</w:t>
      </w:r>
      <w:r w:rsidR="0065438D" w:rsidRPr="00DF21D5">
        <w:rPr>
          <w:b/>
          <w:bCs/>
          <w:color w:val="00B0F0"/>
        </w:rPr>
        <w:t>s/Surveys</w:t>
      </w:r>
      <w:r w:rsidR="007F510A" w:rsidRPr="00DF21D5">
        <w:rPr>
          <w:b/>
          <w:bCs/>
          <w:color w:val="00B0F0"/>
        </w:rPr>
        <w:t xml:space="preserve"> </w:t>
      </w:r>
      <w:r w:rsidR="00564885" w:rsidRPr="00DF21D5">
        <w:rPr>
          <w:b/>
          <w:bCs/>
          <w:color w:val="00B0F0"/>
        </w:rPr>
        <w:t>–</w:t>
      </w:r>
      <w:r w:rsidR="00DB0E22" w:rsidRPr="00DF21D5">
        <w:rPr>
          <w:b/>
          <w:bCs/>
          <w:color w:val="00B0F0"/>
        </w:rPr>
        <w:t xml:space="preserve"> </w:t>
      </w:r>
    </w:p>
    <w:p w14:paraId="4E20CBC6" w14:textId="6A63F096" w:rsidR="00564885" w:rsidRDefault="00564885" w:rsidP="003371EF">
      <w:pPr>
        <w:pStyle w:val="ListParagraph"/>
        <w:ind w:left="567"/>
        <w:contextualSpacing w:val="0"/>
        <w:rPr>
          <w:color w:val="00B0F0"/>
        </w:rPr>
      </w:pPr>
      <w:r>
        <w:rPr>
          <w:color w:val="00B0F0"/>
        </w:rPr>
        <w:tab/>
      </w:r>
      <w:r w:rsidR="002D6801" w:rsidRPr="00DF21D5">
        <w:rPr>
          <w:color w:val="00B0F0"/>
          <w:u w:val="single"/>
        </w:rPr>
        <w:t>Advantages</w:t>
      </w:r>
      <w:r w:rsidR="002D6801">
        <w:rPr>
          <w:color w:val="00B0F0"/>
        </w:rPr>
        <w:t xml:space="preserve">: </w:t>
      </w:r>
    </w:p>
    <w:p w14:paraId="51FD38FD" w14:textId="1828E000" w:rsidR="00DF21D5" w:rsidRDefault="001543FD" w:rsidP="003371EF">
      <w:pPr>
        <w:pStyle w:val="ListParagraph"/>
        <w:ind w:left="567"/>
        <w:contextualSpacing w:val="0"/>
        <w:rPr>
          <w:color w:val="00B0F0"/>
        </w:rPr>
      </w:pPr>
      <w:r>
        <w:rPr>
          <w:color w:val="00B0F0"/>
        </w:rPr>
        <w:t xml:space="preserve">Can be distributed to </w:t>
      </w:r>
      <w:proofErr w:type="gramStart"/>
      <w:r>
        <w:rPr>
          <w:color w:val="00B0F0"/>
        </w:rPr>
        <w:t>a large number of</w:t>
      </w:r>
      <w:proofErr w:type="gramEnd"/>
      <w:r>
        <w:rPr>
          <w:color w:val="00B0F0"/>
        </w:rPr>
        <w:t xml:space="preserve"> people at a </w:t>
      </w:r>
      <w:r w:rsidR="00FB3296">
        <w:rPr>
          <w:color w:val="00B0F0"/>
        </w:rPr>
        <w:t>reasonable low cost.</w:t>
      </w:r>
    </w:p>
    <w:p w14:paraId="1A975506" w14:textId="53D9972C" w:rsidR="00FB3296" w:rsidRDefault="005A03C1" w:rsidP="003371EF">
      <w:pPr>
        <w:pStyle w:val="ListParagraph"/>
        <w:ind w:left="567"/>
        <w:contextualSpacing w:val="0"/>
        <w:rPr>
          <w:color w:val="00B0F0"/>
        </w:rPr>
      </w:pPr>
      <w:r>
        <w:rPr>
          <w:color w:val="00B0F0"/>
        </w:rPr>
        <w:t>Respondents may feel more comfortable in providing honest feedback.</w:t>
      </w:r>
    </w:p>
    <w:p w14:paraId="2BCF0169" w14:textId="53175832" w:rsidR="00212FAB" w:rsidRDefault="00212FAB" w:rsidP="003371EF">
      <w:pPr>
        <w:pStyle w:val="ListParagraph"/>
        <w:ind w:left="567"/>
        <w:contextualSpacing w:val="0"/>
        <w:rPr>
          <w:color w:val="00B0F0"/>
        </w:rPr>
      </w:pPr>
      <w:r>
        <w:rPr>
          <w:color w:val="00B0F0"/>
        </w:rPr>
        <w:t xml:space="preserve">They can provide a large amount of </w:t>
      </w:r>
      <w:r w:rsidR="002B2750">
        <w:rPr>
          <w:color w:val="00B0F0"/>
        </w:rPr>
        <w:t xml:space="preserve">quantitative data that can be statistically </w:t>
      </w:r>
      <w:r w:rsidR="00961162">
        <w:rPr>
          <w:color w:val="00B0F0"/>
        </w:rPr>
        <w:t>analysed</w:t>
      </w:r>
      <w:r w:rsidR="002B2750">
        <w:rPr>
          <w:color w:val="00B0F0"/>
        </w:rPr>
        <w:t>.</w:t>
      </w:r>
    </w:p>
    <w:p w14:paraId="1B0EA288" w14:textId="1FAEE208" w:rsidR="00961162" w:rsidRDefault="00961162" w:rsidP="003371EF">
      <w:pPr>
        <w:pStyle w:val="ListParagraph"/>
        <w:ind w:left="567"/>
        <w:contextualSpacing w:val="0"/>
        <w:rPr>
          <w:color w:val="00B0F0"/>
        </w:rPr>
      </w:pPr>
      <w:r>
        <w:rPr>
          <w:color w:val="00B0F0"/>
          <w:u w:val="single"/>
        </w:rPr>
        <w:t>Disadvantages:</w:t>
      </w:r>
    </w:p>
    <w:p w14:paraId="1B139A2A" w14:textId="70D4FA02" w:rsidR="00961162" w:rsidRDefault="00961162" w:rsidP="003371EF">
      <w:pPr>
        <w:pStyle w:val="ListParagraph"/>
        <w:ind w:left="567"/>
        <w:contextualSpacing w:val="0"/>
        <w:rPr>
          <w:color w:val="00B0F0"/>
        </w:rPr>
      </w:pPr>
      <w:r>
        <w:rPr>
          <w:color w:val="00B0F0"/>
        </w:rPr>
        <w:t xml:space="preserve">Doesn’t </w:t>
      </w:r>
      <w:r w:rsidR="00847036">
        <w:rPr>
          <w:color w:val="00B0F0"/>
        </w:rPr>
        <w:t xml:space="preserve">provide deep insights into the </w:t>
      </w:r>
      <w:proofErr w:type="spellStart"/>
      <w:r w:rsidR="00847036">
        <w:rPr>
          <w:color w:val="00B0F0"/>
        </w:rPr>
        <w:t>users</w:t>
      </w:r>
      <w:proofErr w:type="spellEnd"/>
      <w:r w:rsidR="00847036">
        <w:rPr>
          <w:color w:val="00B0F0"/>
        </w:rPr>
        <w:t xml:space="preserve"> needs.</w:t>
      </w:r>
    </w:p>
    <w:p w14:paraId="3FDB5BDE" w14:textId="67AB88BE" w:rsidR="00847036" w:rsidRPr="00961162" w:rsidRDefault="00847036" w:rsidP="003371EF">
      <w:pPr>
        <w:pStyle w:val="ListParagraph"/>
        <w:ind w:left="567"/>
        <w:contextualSpacing w:val="0"/>
        <w:rPr>
          <w:color w:val="00B0F0"/>
        </w:rPr>
      </w:pPr>
      <w:r>
        <w:rPr>
          <w:color w:val="00B0F0"/>
        </w:rPr>
        <w:t>It can be difficult to</w:t>
      </w:r>
      <w:r w:rsidR="006A7AA0">
        <w:rPr>
          <w:color w:val="00B0F0"/>
        </w:rPr>
        <w:t xml:space="preserve"> get a high response rate.</w:t>
      </w:r>
    </w:p>
    <w:p w14:paraId="2487C59F" w14:textId="77777777" w:rsidR="002B2750" w:rsidRPr="002B2750" w:rsidRDefault="002B2750" w:rsidP="003371EF">
      <w:pPr>
        <w:pStyle w:val="ListParagraph"/>
        <w:ind w:left="567"/>
        <w:contextualSpacing w:val="0"/>
        <w:rPr>
          <w:color w:val="00B0F0"/>
          <w:u w:val="single"/>
        </w:rPr>
      </w:pPr>
    </w:p>
    <w:p w14:paraId="1AA06DEB" w14:textId="77777777" w:rsidR="0065438D" w:rsidRPr="000926BD" w:rsidRDefault="0065438D" w:rsidP="003371EF">
      <w:pPr>
        <w:pStyle w:val="ListParagraph"/>
        <w:ind w:left="567"/>
        <w:contextualSpacing w:val="0"/>
        <w:rPr>
          <w:color w:val="00B0F0"/>
        </w:rPr>
      </w:pPr>
    </w:p>
    <w:p w14:paraId="37833407" w14:textId="5E88AD14" w:rsidR="00F73D59" w:rsidRDefault="00F73D59">
      <w:pPr>
        <w:widowControl/>
        <w:suppressAutoHyphens w:val="0"/>
        <w:spacing w:before="0" w:after="0" w:line="240" w:lineRule="auto"/>
      </w:pPr>
      <w:r>
        <w:br w:type="page"/>
      </w:r>
    </w:p>
    <w:p w14:paraId="1E086F36" w14:textId="50FD4665" w:rsidR="00472C5A" w:rsidRPr="004C1DF4" w:rsidRDefault="00472C5A" w:rsidP="004C1DF4">
      <w:pPr>
        <w:pStyle w:val="Heading2"/>
      </w:pPr>
      <w:r w:rsidRPr="004C1DF4">
        <w:lastRenderedPageBreak/>
        <w:t>Task 2</w:t>
      </w:r>
      <w:r w:rsidR="0057591C">
        <w:t>:</w:t>
      </w:r>
      <w:r w:rsidRPr="004C1DF4">
        <w:t xml:space="preserve"> Technical requirements</w:t>
      </w:r>
    </w:p>
    <w:p w14:paraId="449F23CA" w14:textId="77777777" w:rsidR="00472C5A" w:rsidRDefault="00472C5A" w:rsidP="00472C5A">
      <w:r>
        <w:t xml:space="preserve">Based on the answers received </w:t>
      </w:r>
      <w:proofErr w:type="gramStart"/>
      <w:r>
        <w:t>as a result of</w:t>
      </w:r>
      <w:proofErr w:type="gramEnd"/>
      <w:r>
        <w:t xml:space="preserve"> the client meeting, recommend specific technical requirements for the database/website project. </w:t>
      </w:r>
    </w:p>
    <w:p w14:paraId="282CC690" w14:textId="27769647" w:rsidR="00472C5A" w:rsidRDefault="00472C5A" w:rsidP="00472C5A">
      <w:r>
        <w:t xml:space="preserve">You will also be required to research the technical </w:t>
      </w:r>
      <w:r w:rsidR="007B07D3">
        <w:t>requirements and</w:t>
      </w:r>
      <w:r>
        <w:t xml:space="preserve"> include references to where you sourced your information from. </w:t>
      </w:r>
    </w:p>
    <w:p w14:paraId="58CA5568" w14:textId="77777777" w:rsidR="00472C5A" w:rsidRDefault="00472C5A" w:rsidP="00472C5A">
      <w:r>
        <w:t>Document the technical requirements (500-800 words). The document must include:</w:t>
      </w:r>
    </w:p>
    <w:p w14:paraId="653B617A" w14:textId="77777777" w:rsidR="00472C5A" w:rsidRDefault="00472C5A" w:rsidP="00472C5A">
      <w:pPr>
        <w:pStyle w:val="Bullet-main"/>
      </w:pPr>
      <w:r>
        <w:t>technical requirements negotiated with the client/teacher during the meeting</w:t>
      </w:r>
    </w:p>
    <w:p w14:paraId="32177856" w14:textId="77777777" w:rsidR="00472C5A" w:rsidRDefault="00472C5A" w:rsidP="00472C5A">
      <w:pPr>
        <w:pStyle w:val="Bullet-main"/>
      </w:pPr>
      <w:r>
        <w:t>referenced sources of technical information you have obtained in preparing the technical requirements.</w:t>
      </w:r>
    </w:p>
    <w:p w14:paraId="19D9F2C6" w14:textId="77777777" w:rsidR="00881820" w:rsidRDefault="00881820" w:rsidP="00881820">
      <w:pPr>
        <w:pStyle w:val="Bullet-main"/>
        <w:numPr>
          <w:ilvl w:val="0"/>
          <w:numId w:val="0"/>
        </w:numPr>
        <w:ind w:left="567" w:hanging="567"/>
      </w:pPr>
    </w:p>
    <w:p w14:paraId="07E7CF7D" w14:textId="456BE751" w:rsidR="00881820" w:rsidRPr="009858CC" w:rsidRDefault="006607C2" w:rsidP="00881820">
      <w:pPr>
        <w:pStyle w:val="Bullet-main"/>
        <w:numPr>
          <w:ilvl w:val="0"/>
          <w:numId w:val="0"/>
        </w:numPr>
        <w:ind w:left="567" w:hanging="567"/>
        <w:rPr>
          <w:b/>
          <w:bCs/>
          <w:color w:val="31849B" w:themeColor="accent5" w:themeShade="BF"/>
          <w:sz w:val="28"/>
          <w:szCs w:val="28"/>
        </w:rPr>
      </w:pPr>
      <w:r w:rsidRPr="009858CC">
        <w:rPr>
          <w:b/>
          <w:bCs/>
          <w:color w:val="31849B" w:themeColor="accent5" w:themeShade="BF"/>
          <w:sz w:val="28"/>
          <w:szCs w:val="28"/>
        </w:rPr>
        <w:t xml:space="preserve">Key database </w:t>
      </w:r>
      <w:r w:rsidR="00DF6378">
        <w:rPr>
          <w:b/>
          <w:bCs/>
          <w:color w:val="31849B" w:themeColor="accent5" w:themeShade="BF"/>
          <w:sz w:val="28"/>
          <w:szCs w:val="28"/>
        </w:rPr>
        <w:t xml:space="preserve">technical </w:t>
      </w:r>
      <w:r w:rsidRPr="009858CC">
        <w:rPr>
          <w:b/>
          <w:bCs/>
          <w:color w:val="31849B" w:themeColor="accent5" w:themeShade="BF"/>
          <w:sz w:val="28"/>
          <w:szCs w:val="28"/>
        </w:rPr>
        <w:t>requirements</w:t>
      </w:r>
    </w:p>
    <w:p w14:paraId="0CED0DF6" w14:textId="0A0715C2" w:rsidR="00C76EB7" w:rsidRPr="009858CC" w:rsidRDefault="00EE1C07" w:rsidP="00881820">
      <w:pPr>
        <w:pStyle w:val="Bullet-main"/>
        <w:numPr>
          <w:ilvl w:val="0"/>
          <w:numId w:val="0"/>
        </w:numPr>
        <w:ind w:left="567" w:hanging="567"/>
        <w:rPr>
          <w:color w:val="31849B" w:themeColor="accent5" w:themeShade="BF"/>
          <w:u w:val="single"/>
        </w:rPr>
      </w:pPr>
      <w:r w:rsidRPr="009858CC">
        <w:rPr>
          <w:color w:val="31849B" w:themeColor="accent5" w:themeShade="BF"/>
          <w:u w:val="single"/>
        </w:rPr>
        <w:t>User management</w:t>
      </w:r>
      <w:r w:rsidR="00943AA4" w:rsidRPr="009858CC">
        <w:rPr>
          <w:color w:val="31849B" w:themeColor="accent5" w:themeShade="BF"/>
          <w:u w:val="single"/>
        </w:rPr>
        <w:t xml:space="preserve">: </w:t>
      </w:r>
    </w:p>
    <w:p w14:paraId="70030373" w14:textId="32883EFE" w:rsidR="00943AA4" w:rsidRPr="009858CC" w:rsidRDefault="00305328" w:rsidP="00881820">
      <w:pPr>
        <w:pStyle w:val="Bullet-main"/>
        <w:numPr>
          <w:ilvl w:val="0"/>
          <w:numId w:val="0"/>
        </w:numPr>
        <w:ind w:left="567" w:hanging="567"/>
        <w:rPr>
          <w:color w:val="31849B" w:themeColor="accent5" w:themeShade="BF"/>
        </w:rPr>
      </w:pPr>
      <w:r w:rsidRPr="009858CC">
        <w:rPr>
          <w:b/>
          <w:bCs/>
          <w:color w:val="31849B" w:themeColor="accent5" w:themeShade="BF"/>
        </w:rPr>
        <w:t xml:space="preserve">Guest </w:t>
      </w:r>
      <w:r w:rsidRPr="009858CC">
        <w:rPr>
          <w:color w:val="31849B" w:themeColor="accent5" w:themeShade="BF"/>
        </w:rPr>
        <w:t>and users can brow</w:t>
      </w:r>
      <w:r w:rsidR="000B43B3" w:rsidRPr="009858CC">
        <w:rPr>
          <w:color w:val="31849B" w:themeColor="accent5" w:themeShade="BF"/>
        </w:rPr>
        <w:t xml:space="preserve">se without logging </w:t>
      </w:r>
      <w:r w:rsidR="00086BD7" w:rsidRPr="009858CC">
        <w:rPr>
          <w:color w:val="31849B" w:themeColor="accent5" w:themeShade="BF"/>
        </w:rPr>
        <w:t xml:space="preserve">into, to encourage </w:t>
      </w:r>
      <w:r w:rsidR="005A35B1" w:rsidRPr="009858CC">
        <w:rPr>
          <w:color w:val="31849B" w:themeColor="accent5" w:themeShade="BF"/>
        </w:rPr>
        <w:t>impulse purchases.</w:t>
      </w:r>
    </w:p>
    <w:p w14:paraId="62A2F2BF" w14:textId="2587D2B3" w:rsidR="0020429E" w:rsidRPr="009858CC" w:rsidRDefault="00F66A27" w:rsidP="00881820">
      <w:pPr>
        <w:pStyle w:val="Bullet-main"/>
        <w:numPr>
          <w:ilvl w:val="0"/>
          <w:numId w:val="0"/>
        </w:numPr>
        <w:ind w:left="567" w:hanging="567"/>
        <w:rPr>
          <w:color w:val="31849B" w:themeColor="accent5" w:themeShade="BF"/>
        </w:rPr>
      </w:pPr>
      <w:r w:rsidRPr="009858CC">
        <w:rPr>
          <w:b/>
          <w:bCs/>
          <w:color w:val="31849B" w:themeColor="accent5" w:themeShade="BF"/>
        </w:rPr>
        <w:t>Customer accounts</w:t>
      </w:r>
      <w:r w:rsidR="008E5D98" w:rsidRPr="009858CC">
        <w:rPr>
          <w:color w:val="31849B" w:themeColor="accent5" w:themeShade="BF"/>
        </w:rPr>
        <w:t xml:space="preserve"> are to be required to make purchases</w:t>
      </w:r>
      <w:r w:rsidR="00024573" w:rsidRPr="009858CC">
        <w:rPr>
          <w:color w:val="31849B" w:themeColor="accent5" w:themeShade="BF"/>
        </w:rPr>
        <w:t xml:space="preserve">, using email as a unique </w:t>
      </w:r>
      <w:r w:rsidR="007E7F1D" w:rsidRPr="009858CC">
        <w:rPr>
          <w:color w:val="31849B" w:themeColor="accent5" w:themeShade="BF"/>
        </w:rPr>
        <w:t xml:space="preserve">identifier (which cannot be changed later) </w:t>
      </w:r>
    </w:p>
    <w:p w14:paraId="5225A416" w14:textId="7201BA6E" w:rsidR="00E717ED" w:rsidRPr="009858CC" w:rsidRDefault="00284ADA" w:rsidP="00881820">
      <w:pPr>
        <w:pStyle w:val="Bullet-main"/>
        <w:numPr>
          <w:ilvl w:val="0"/>
          <w:numId w:val="0"/>
        </w:numPr>
        <w:ind w:left="567" w:hanging="567"/>
        <w:rPr>
          <w:b/>
          <w:bCs/>
          <w:color w:val="31849B" w:themeColor="accent5" w:themeShade="BF"/>
        </w:rPr>
      </w:pPr>
      <w:r w:rsidRPr="009858CC">
        <w:rPr>
          <w:b/>
          <w:bCs/>
          <w:color w:val="31849B" w:themeColor="accent5" w:themeShade="BF"/>
        </w:rPr>
        <w:t>A</w:t>
      </w:r>
      <w:r w:rsidR="00F121C0" w:rsidRPr="009858CC">
        <w:rPr>
          <w:b/>
          <w:bCs/>
          <w:color w:val="31849B" w:themeColor="accent5" w:themeShade="BF"/>
        </w:rPr>
        <w:t xml:space="preserve">dministration </w:t>
      </w:r>
      <w:r w:rsidR="00A7307F" w:rsidRPr="009858CC">
        <w:rPr>
          <w:b/>
          <w:bCs/>
          <w:color w:val="31849B" w:themeColor="accent5" w:themeShade="BF"/>
        </w:rPr>
        <w:t>roles</w:t>
      </w:r>
    </w:p>
    <w:p w14:paraId="10F7FFAE" w14:textId="53BC3517" w:rsidR="00F30ED9" w:rsidRDefault="00CD3078" w:rsidP="00881820">
      <w:pPr>
        <w:pStyle w:val="Bullet-main"/>
        <w:numPr>
          <w:ilvl w:val="0"/>
          <w:numId w:val="0"/>
        </w:numPr>
        <w:ind w:left="567" w:hanging="567"/>
        <w:rPr>
          <w:color w:val="31849B" w:themeColor="accent5" w:themeShade="BF"/>
        </w:rPr>
      </w:pPr>
      <w:r w:rsidRPr="009858CC">
        <w:rPr>
          <w:color w:val="31849B" w:themeColor="accent5" w:themeShade="BF"/>
        </w:rPr>
        <w:t xml:space="preserve">We will have some </w:t>
      </w:r>
      <w:r w:rsidR="007309B9" w:rsidRPr="009858CC">
        <w:rPr>
          <w:b/>
          <w:bCs/>
          <w:color w:val="31849B" w:themeColor="accent5" w:themeShade="BF"/>
        </w:rPr>
        <w:t>administrative roles</w:t>
      </w:r>
      <w:r w:rsidR="007309B9" w:rsidRPr="009858CC">
        <w:rPr>
          <w:color w:val="31849B" w:themeColor="accent5" w:themeShade="BF"/>
        </w:rPr>
        <w:t xml:space="preserve"> </w:t>
      </w:r>
      <w:proofErr w:type="gramStart"/>
      <w:r w:rsidR="007309B9" w:rsidRPr="009858CC">
        <w:rPr>
          <w:color w:val="31849B" w:themeColor="accent5" w:themeShade="BF"/>
        </w:rPr>
        <w:t>and also</w:t>
      </w:r>
      <w:proofErr w:type="gramEnd"/>
      <w:r w:rsidR="007309B9" w:rsidRPr="009858CC">
        <w:rPr>
          <w:color w:val="31849B" w:themeColor="accent5" w:themeShade="BF"/>
        </w:rPr>
        <w:t xml:space="preserve"> </w:t>
      </w:r>
      <w:r w:rsidR="007F126B" w:rsidRPr="009858CC">
        <w:rPr>
          <w:b/>
          <w:bCs/>
          <w:color w:val="31849B" w:themeColor="accent5" w:themeShade="BF"/>
        </w:rPr>
        <w:t>super administrative roles</w:t>
      </w:r>
      <w:r w:rsidR="00B466E5" w:rsidRPr="009858CC">
        <w:rPr>
          <w:color w:val="31849B" w:themeColor="accent5" w:themeShade="BF"/>
        </w:rPr>
        <w:t xml:space="preserve">. Super admins will </w:t>
      </w:r>
      <w:r w:rsidR="0072764F" w:rsidRPr="009858CC">
        <w:rPr>
          <w:color w:val="31849B" w:themeColor="accent5" w:themeShade="BF"/>
        </w:rPr>
        <w:t xml:space="preserve">have full access </w:t>
      </w:r>
      <w:r w:rsidR="00C75F86" w:rsidRPr="009858CC">
        <w:rPr>
          <w:color w:val="31849B" w:themeColor="accent5" w:themeShade="BF"/>
        </w:rPr>
        <w:t xml:space="preserve">and full control of the </w:t>
      </w:r>
      <w:r w:rsidR="00C92A86" w:rsidRPr="009858CC">
        <w:rPr>
          <w:color w:val="31849B" w:themeColor="accent5" w:themeShade="BF"/>
        </w:rPr>
        <w:t xml:space="preserve">database, and website. Regular </w:t>
      </w:r>
      <w:r w:rsidR="002F1953" w:rsidRPr="009858CC">
        <w:rPr>
          <w:color w:val="31849B" w:themeColor="accent5" w:themeShade="BF"/>
        </w:rPr>
        <w:t xml:space="preserve">admins </w:t>
      </w:r>
      <w:r w:rsidR="0099553B" w:rsidRPr="009858CC">
        <w:rPr>
          <w:color w:val="31849B" w:themeColor="accent5" w:themeShade="BF"/>
        </w:rPr>
        <w:t>will be able to add</w:t>
      </w:r>
      <w:r w:rsidR="00B17E53" w:rsidRPr="009858CC">
        <w:rPr>
          <w:color w:val="31849B" w:themeColor="accent5" w:themeShade="BF"/>
        </w:rPr>
        <w:t>, remove, update products and customer details.</w:t>
      </w:r>
      <w:r w:rsidR="00895973" w:rsidRPr="009858CC">
        <w:rPr>
          <w:color w:val="31849B" w:themeColor="accent5" w:themeShade="BF"/>
        </w:rPr>
        <w:t xml:space="preserve"> </w:t>
      </w:r>
    </w:p>
    <w:p w14:paraId="5944383B" w14:textId="47E618B1" w:rsidR="005C3F0A" w:rsidRDefault="005C3F0A" w:rsidP="00881820">
      <w:pPr>
        <w:pStyle w:val="Bullet-main"/>
        <w:numPr>
          <w:ilvl w:val="0"/>
          <w:numId w:val="0"/>
        </w:numPr>
        <w:ind w:left="567" w:hanging="567"/>
        <w:rPr>
          <w:b/>
          <w:bCs/>
          <w:color w:val="31849B" w:themeColor="accent5" w:themeShade="BF"/>
          <w:u w:val="single"/>
        </w:rPr>
      </w:pPr>
      <w:r>
        <w:rPr>
          <w:b/>
          <w:bCs/>
          <w:color w:val="31849B" w:themeColor="accent5" w:themeShade="BF"/>
          <w:u w:val="single"/>
        </w:rPr>
        <w:t xml:space="preserve">Product </w:t>
      </w:r>
      <w:r w:rsidR="009B094D">
        <w:rPr>
          <w:b/>
          <w:bCs/>
          <w:color w:val="31849B" w:themeColor="accent5" w:themeShade="BF"/>
          <w:u w:val="single"/>
        </w:rPr>
        <w:t>categories:</w:t>
      </w:r>
    </w:p>
    <w:p w14:paraId="0F0BEBB5" w14:textId="70EF6AA9" w:rsidR="009B094D" w:rsidRDefault="00ED4BB3" w:rsidP="00881820">
      <w:pPr>
        <w:pStyle w:val="Bullet-main"/>
        <w:numPr>
          <w:ilvl w:val="0"/>
          <w:numId w:val="0"/>
        </w:numPr>
        <w:ind w:left="567" w:hanging="567"/>
        <w:rPr>
          <w:color w:val="31849B" w:themeColor="accent5" w:themeShade="BF"/>
        </w:rPr>
      </w:pPr>
      <w:proofErr w:type="spellStart"/>
      <w:r>
        <w:rPr>
          <w:b/>
          <w:bCs/>
          <w:color w:val="31849B" w:themeColor="accent5" w:themeShade="BF"/>
        </w:rPr>
        <w:t>ProductID</w:t>
      </w:r>
      <w:proofErr w:type="spellEnd"/>
      <w:r w:rsidR="00165571">
        <w:rPr>
          <w:color w:val="31849B" w:themeColor="accent5" w:themeShade="BF"/>
        </w:rPr>
        <w:t xml:space="preserve"> which is </w:t>
      </w:r>
      <w:r w:rsidR="00C736AE">
        <w:rPr>
          <w:color w:val="31849B" w:themeColor="accent5" w:themeShade="BF"/>
        </w:rPr>
        <w:t xml:space="preserve">the primary </w:t>
      </w:r>
      <w:r w:rsidR="00F04D81">
        <w:rPr>
          <w:color w:val="31849B" w:themeColor="accent5" w:themeShade="BF"/>
        </w:rPr>
        <w:t>key (Unique)</w:t>
      </w:r>
      <w:r w:rsidR="00596999">
        <w:rPr>
          <w:color w:val="31849B" w:themeColor="accent5" w:themeShade="BF"/>
        </w:rPr>
        <w:t xml:space="preserve"> for </w:t>
      </w:r>
      <w:proofErr w:type="gramStart"/>
      <w:r w:rsidR="00596999">
        <w:rPr>
          <w:color w:val="31849B" w:themeColor="accent5" w:themeShade="BF"/>
        </w:rPr>
        <w:t>each and every</w:t>
      </w:r>
      <w:proofErr w:type="gramEnd"/>
      <w:r w:rsidR="00596999">
        <w:rPr>
          <w:color w:val="31849B" w:themeColor="accent5" w:themeShade="BF"/>
        </w:rPr>
        <w:t xml:space="preserve"> product</w:t>
      </w:r>
      <w:r w:rsidR="00ED558D">
        <w:rPr>
          <w:color w:val="31849B" w:themeColor="accent5" w:themeShade="BF"/>
        </w:rPr>
        <w:t xml:space="preserve">, </w:t>
      </w:r>
      <w:r w:rsidR="00DC3C4E" w:rsidRPr="00C74861">
        <w:rPr>
          <w:b/>
          <w:bCs/>
          <w:color w:val="31849B" w:themeColor="accent5" w:themeShade="BF"/>
        </w:rPr>
        <w:t>Name</w:t>
      </w:r>
      <w:r w:rsidR="00DC3C4E">
        <w:rPr>
          <w:color w:val="31849B" w:themeColor="accent5" w:themeShade="BF"/>
        </w:rPr>
        <w:t xml:space="preserve"> of the </w:t>
      </w:r>
      <w:r w:rsidR="00DC2222">
        <w:rPr>
          <w:color w:val="31849B" w:themeColor="accent5" w:themeShade="BF"/>
        </w:rPr>
        <w:t xml:space="preserve">product will be the main title for the product to be displayed </w:t>
      </w:r>
      <w:r w:rsidR="00C40F1D">
        <w:rPr>
          <w:color w:val="31849B" w:themeColor="accent5" w:themeShade="BF"/>
        </w:rPr>
        <w:t>into the database</w:t>
      </w:r>
      <w:r w:rsidR="00FA5710">
        <w:rPr>
          <w:color w:val="31849B" w:themeColor="accent5" w:themeShade="BF"/>
        </w:rPr>
        <w:t xml:space="preserve">. The </w:t>
      </w:r>
      <w:r w:rsidR="00FA5710" w:rsidRPr="00C74861">
        <w:rPr>
          <w:b/>
          <w:bCs/>
          <w:color w:val="31849B" w:themeColor="accent5" w:themeShade="BF"/>
        </w:rPr>
        <w:t>price</w:t>
      </w:r>
      <w:r w:rsidR="00FA5710">
        <w:rPr>
          <w:color w:val="31849B" w:themeColor="accent5" w:themeShade="BF"/>
        </w:rPr>
        <w:t xml:space="preserve"> of the product will also be </w:t>
      </w:r>
      <w:r w:rsidR="00130FDE">
        <w:rPr>
          <w:color w:val="31849B" w:themeColor="accent5" w:themeShade="BF"/>
        </w:rPr>
        <w:t xml:space="preserve">a key displaying title for the product to be displayed. </w:t>
      </w:r>
      <w:r w:rsidR="00AE5699">
        <w:rPr>
          <w:color w:val="31849B" w:themeColor="accent5" w:themeShade="BF"/>
        </w:rPr>
        <w:t xml:space="preserve">The </w:t>
      </w:r>
      <w:r w:rsidR="00AE5699">
        <w:rPr>
          <w:b/>
          <w:bCs/>
          <w:color w:val="31849B" w:themeColor="accent5" w:themeShade="BF"/>
        </w:rPr>
        <w:t>category</w:t>
      </w:r>
      <w:r w:rsidR="005E1BE7">
        <w:rPr>
          <w:color w:val="31849B" w:themeColor="accent5" w:themeShade="BF"/>
        </w:rPr>
        <w:t xml:space="preserve"> of the product</w:t>
      </w:r>
      <w:r w:rsidR="00396934">
        <w:rPr>
          <w:color w:val="31849B" w:themeColor="accent5" w:themeShade="BF"/>
        </w:rPr>
        <w:t xml:space="preserve"> will be the </w:t>
      </w:r>
      <w:r w:rsidR="00F9789D">
        <w:rPr>
          <w:color w:val="31849B" w:themeColor="accent5" w:themeShade="BF"/>
        </w:rPr>
        <w:t xml:space="preserve">is </w:t>
      </w:r>
      <w:r w:rsidR="002C5939">
        <w:rPr>
          <w:color w:val="31849B" w:themeColor="accent5" w:themeShade="BF"/>
        </w:rPr>
        <w:t>split</w:t>
      </w:r>
      <w:r w:rsidR="00D26F85">
        <w:rPr>
          <w:color w:val="31849B" w:themeColor="accent5" w:themeShade="BF"/>
        </w:rPr>
        <w:t xml:space="preserve"> up in four categories, such as men’s sunglasses, women’s sunglasses, </w:t>
      </w:r>
      <w:r w:rsidR="003F746B">
        <w:rPr>
          <w:color w:val="31849B" w:themeColor="accent5" w:themeShade="BF"/>
        </w:rPr>
        <w:t>kid boy’s sunglasses, and kid girl’</w:t>
      </w:r>
      <w:r w:rsidR="00380A42">
        <w:rPr>
          <w:color w:val="31849B" w:themeColor="accent5" w:themeShade="BF"/>
        </w:rPr>
        <w:t xml:space="preserve">s sunglasses, </w:t>
      </w:r>
      <w:r w:rsidR="00C7525A">
        <w:rPr>
          <w:b/>
          <w:bCs/>
          <w:color w:val="31849B" w:themeColor="accent5" w:themeShade="BF"/>
        </w:rPr>
        <w:t>frame type</w:t>
      </w:r>
      <w:r w:rsidR="009E46CD">
        <w:rPr>
          <w:color w:val="31849B" w:themeColor="accent5" w:themeShade="BF"/>
        </w:rPr>
        <w:t xml:space="preserve"> comes with many different variations such as </w:t>
      </w:r>
      <w:r w:rsidR="002C5939">
        <w:rPr>
          <w:color w:val="31849B" w:themeColor="accent5" w:themeShade="BF"/>
        </w:rPr>
        <w:t xml:space="preserve">stainless steel, aluminium, </w:t>
      </w:r>
      <w:r w:rsidR="00006ED7">
        <w:rPr>
          <w:color w:val="31849B" w:themeColor="accent5" w:themeShade="BF"/>
        </w:rPr>
        <w:t>titanium, gold, silver, platinum, TR</w:t>
      </w:r>
      <w:r w:rsidR="00171933">
        <w:rPr>
          <w:color w:val="31849B" w:themeColor="accent5" w:themeShade="BF"/>
        </w:rPr>
        <w:t>90, Acetate, wood</w:t>
      </w:r>
      <w:r w:rsidR="004A5ED2">
        <w:rPr>
          <w:color w:val="31849B" w:themeColor="accent5" w:themeShade="BF"/>
        </w:rPr>
        <w:t xml:space="preserve"> and plastic, and also comes in different shapes such as </w:t>
      </w:r>
      <w:r w:rsidR="00CD6B33">
        <w:rPr>
          <w:color w:val="31849B" w:themeColor="accent5" w:themeShade="BF"/>
        </w:rPr>
        <w:t>Rectangle, Square, round and cat-eye sunglasses</w:t>
      </w:r>
      <w:r w:rsidR="00E66572">
        <w:rPr>
          <w:color w:val="31849B" w:themeColor="accent5" w:themeShade="BF"/>
        </w:rPr>
        <w:t xml:space="preserve">. </w:t>
      </w:r>
      <w:r w:rsidR="00E66572">
        <w:rPr>
          <w:b/>
          <w:bCs/>
          <w:color w:val="31849B" w:themeColor="accent5" w:themeShade="BF"/>
        </w:rPr>
        <w:t>Description</w:t>
      </w:r>
      <w:r w:rsidR="003A716E">
        <w:rPr>
          <w:b/>
          <w:bCs/>
          <w:color w:val="31849B" w:themeColor="accent5" w:themeShade="BF"/>
        </w:rPr>
        <w:t xml:space="preserve"> </w:t>
      </w:r>
      <w:r w:rsidR="00885D87">
        <w:rPr>
          <w:color w:val="31849B" w:themeColor="accent5" w:themeShade="BF"/>
        </w:rPr>
        <w:t>of the product will display a brie</w:t>
      </w:r>
      <w:r w:rsidR="009B32E6">
        <w:rPr>
          <w:color w:val="31849B" w:themeColor="accent5" w:themeShade="BF"/>
        </w:rPr>
        <w:t xml:space="preserve">f </w:t>
      </w:r>
      <w:r w:rsidR="003C539B">
        <w:rPr>
          <w:color w:val="31849B" w:themeColor="accent5" w:themeShade="BF"/>
        </w:rPr>
        <w:t xml:space="preserve">introduction and information on how </w:t>
      </w:r>
      <w:proofErr w:type="gramStart"/>
      <w:r w:rsidR="003C539B">
        <w:rPr>
          <w:color w:val="31849B" w:themeColor="accent5" w:themeShade="BF"/>
        </w:rPr>
        <w:t xml:space="preserve">the </w:t>
      </w:r>
      <w:r w:rsidR="006C1BA9">
        <w:rPr>
          <w:color w:val="31849B" w:themeColor="accent5" w:themeShade="BF"/>
        </w:rPr>
        <w:t>it</w:t>
      </w:r>
      <w:proofErr w:type="gramEnd"/>
      <w:r w:rsidR="006C1BA9">
        <w:rPr>
          <w:color w:val="31849B" w:themeColor="accent5" w:themeShade="BF"/>
        </w:rPr>
        <w:t xml:space="preserve"> looks</w:t>
      </w:r>
      <w:r w:rsidR="0080059D">
        <w:rPr>
          <w:color w:val="31849B" w:themeColor="accent5" w:themeShade="BF"/>
        </w:rPr>
        <w:t xml:space="preserve">, form of protective eyewear designed to prevent bright </w:t>
      </w:r>
      <w:r w:rsidR="00261D0D">
        <w:rPr>
          <w:color w:val="31849B" w:themeColor="accent5" w:themeShade="BF"/>
        </w:rPr>
        <w:t xml:space="preserve">sunlight and </w:t>
      </w:r>
      <w:proofErr w:type="spellStart"/>
      <w:r w:rsidR="00261D0D">
        <w:rPr>
          <w:color w:val="31849B" w:themeColor="accent5" w:themeShade="BF"/>
        </w:rPr>
        <w:t>uv</w:t>
      </w:r>
      <w:proofErr w:type="spellEnd"/>
      <w:r w:rsidR="00261D0D">
        <w:rPr>
          <w:color w:val="31849B" w:themeColor="accent5" w:themeShade="BF"/>
        </w:rPr>
        <w:t xml:space="preserve"> rays from damaging or discomforting the eyes</w:t>
      </w:r>
      <w:r w:rsidR="008A111B">
        <w:rPr>
          <w:color w:val="31849B" w:themeColor="accent5" w:themeShade="BF"/>
        </w:rPr>
        <w:t>, and also indicated whether if it is polarized or regular,</w:t>
      </w:r>
    </w:p>
    <w:p w14:paraId="7268C935" w14:textId="41C8609D" w:rsidR="00DE1F07" w:rsidRPr="007534E7" w:rsidRDefault="00C6282A" w:rsidP="00881820">
      <w:pPr>
        <w:pStyle w:val="Bullet-main"/>
        <w:numPr>
          <w:ilvl w:val="0"/>
          <w:numId w:val="0"/>
        </w:numPr>
        <w:ind w:left="567" w:hanging="567"/>
        <w:rPr>
          <w:b/>
          <w:bCs/>
          <w:color w:val="31849B" w:themeColor="accent5" w:themeShade="BF"/>
        </w:rPr>
      </w:pPr>
      <w:r>
        <w:rPr>
          <w:b/>
          <w:bCs/>
          <w:color w:val="31849B" w:themeColor="accent5" w:themeShade="BF"/>
        </w:rPr>
        <w:t>Customers</w:t>
      </w:r>
      <w:r>
        <w:rPr>
          <w:color w:val="31849B" w:themeColor="accent5" w:themeShade="BF"/>
        </w:rPr>
        <w:t xml:space="preserve"> will be able to </w:t>
      </w:r>
      <w:r w:rsidR="00712482">
        <w:rPr>
          <w:color w:val="31849B" w:themeColor="accent5" w:themeShade="BF"/>
        </w:rPr>
        <w:t>filter options for categories such as price, (</w:t>
      </w:r>
      <w:proofErr w:type="spellStart"/>
      <w:r w:rsidR="00712482">
        <w:rPr>
          <w:color w:val="31849B" w:themeColor="accent5" w:themeShade="BF"/>
        </w:rPr>
        <w:t>eg</w:t>
      </w:r>
      <w:proofErr w:type="spellEnd"/>
      <w:r w:rsidR="00BB6068">
        <w:rPr>
          <w:color w:val="31849B" w:themeColor="accent5" w:themeShade="BF"/>
        </w:rPr>
        <w:t xml:space="preserve"> below $100)</w:t>
      </w:r>
      <w:r w:rsidR="003C4723">
        <w:rPr>
          <w:color w:val="31849B" w:themeColor="accent5" w:themeShade="BF"/>
        </w:rPr>
        <w:t xml:space="preserve"> and demographic such as men, women, </w:t>
      </w:r>
      <w:r w:rsidR="008A09D3">
        <w:rPr>
          <w:color w:val="31849B" w:themeColor="accent5" w:themeShade="BF"/>
        </w:rPr>
        <w:t>boy, girl.</w:t>
      </w:r>
      <w:r w:rsidR="00A76420">
        <w:rPr>
          <w:color w:val="31849B" w:themeColor="accent5" w:themeShade="BF"/>
        </w:rPr>
        <w:t xml:space="preserve"> </w:t>
      </w:r>
      <w:r w:rsidR="007534E7">
        <w:rPr>
          <w:b/>
          <w:bCs/>
          <w:color w:val="31849B" w:themeColor="accent5" w:themeShade="BF"/>
        </w:rPr>
        <w:t>TRIGGERS &amp; REGEX</w:t>
      </w:r>
    </w:p>
    <w:p w14:paraId="117E8B62" w14:textId="70E5A297" w:rsidR="008A09D3" w:rsidRDefault="008A09D3" w:rsidP="00881820">
      <w:pPr>
        <w:pStyle w:val="Bullet-main"/>
        <w:numPr>
          <w:ilvl w:val="0"/>
          <w:numId w:val="0"/>
        </w:numPr>
        <w:ind w:left="567" w:hanging="567"/>
        <w:rPr>
          <w:b/>
          <w:bCs/>
          <w:color w:val="31849B" w:themeColor="accent5" w:themeShade="BF"/>
          <w:u w:val="single"/>
        </w:rPr>
      </w:pPr>
      <w:r>
        <w:rPr>
          <w:b/>
          <w:bCs/>
          <w:color w:val="31849B" w:themeColor="accent5" w:themeShade="BF"/>
          <w:u w:val="single"/>
        </w:rPr>
        <w:t>Shopping</w:t>
      </w:r>
      <w:r w:rsidR="008A26A8">
        <w:rPr>
          <w:b/>
          <w:bCs/>
          <w:color w:val="31849B" w:themeColor="accent5" w:themeShade="BF"/>
          <w:u w:val="single"/>
        </w:rPr>
        <w:t xml:space="preserve"> Cart and Order Management:</w:t>
      </w:r>
    </w:p>
    <w:p w14:paraId="4C11BD17" w14:textId="60DA576C" w:rsidR="008A26A8" w:rsidRDefault="007526BB" w:rsidP="00881820">
      <w:pPr>
        <w:pStyle w:val="Bullet-main"/>
        <w:numPr>
          <w:ilvl w:val="0"/>
          <w:numId w:val="0"/>
        </w:numPr>
        <w:ind w:left="567" w:hanging="567"/>
        <w:rPr>
          <w:b/>
          <w:bCs/>
          <w:color w:val="31849B" w:themeColor="accent5" w:themeShade="BF"/>
        </w:rPr>
      </w:pPr>
      <w:r>
        <w:rPr>
          <w:b/>
          <w:bCs/>
          <w:color w:val="31849B" w:themeColor="accent5" w:themeShade="BF"/>
        </w:rPr>
        <w:t xml:space="preserve">Carts </w:t>
      </w:r>
      <w:r>
        <w:rPr>
          <w:color w:val="31849B" w:themeColor="accent5" w:themeShade="BF"/>
        </w:rPr>
        <w:t>will then transition into orders</w:t>
      </w:r>
      <w:r w:rsidR="00835841">
        <w:rPr>
          <w:color w:val="31849B" w:themeColor="accent5" w:themeShade="BF"/>
        </w:rPr>
        <w:t>, after the customer has made a purchased</w:t>
      </w:r>
      <w:r w:rsidR="009D4242">
        <w:rPr>
          <w:color w:val="31849B" w:themeColor="accent5" w:themeShade="BF"/>
        </w:rPr>
        <w:t xml:space="preserve"> on the product.</w:t>
      </w:r>
      <w:r w:rsidR="00220669">
        <w:rPr>
          <w:color w:val="31849B" w:themeColor="accent5" w:themeShade="BF"/>
        </w:rPr>
        <w:t xml:space="preserve"> </w:t>
      </w:r>
      <w:r w:rsidR="00466619">
        <w:rPr>
          <w:color w:val="31849B" w:themeColor="accent5" w:themeShade="BF"/>
        </w:rPr>
        <w:t>A</w:t>
      </w:r>
      <w:r w:rsidR="007E435B">
        <w:rPr>
          <w:color w:val="31849B" w:themeColor="accent5" w:themeShade="BF"/>
        </w:rPr>
        <w:t xml:space="preserve"> field will be </w:t>
      </w:r>
      <w:proofErr w:type="gramStart"/>
      <w:r w:rsidR="007E435B">
        <w:rPr>
          <w:color w:val="31849B" w:themeColor="accent5" w:themeShade="BF"/>
        </w:rPr>
        <w:t>mark</w:t>
      </w:r>
      <w:proofErr w:type="gramEnd"/>
      <w:r w:rsidR="001879F7">
        <w:rPr>
          <w:color w:val="31849B" w:themeColor="accent5" w:themeShade="BF"/>
        </w:rPr>
        <w:t xml:space="preserve"> the status of the order, to keep it in track</w:t>
      </w:r>
      <w:r w:rsidR="004915C3">
        <w:rPr>
          <w:color w:val="31849B" w:themeColor="accent5" w:themeShade="BF"/>
        </w:rPr>
        <w:t xml:space="preserve"> such as </w:t>
      </w:r>
      <w:r w:rsidR="004915C3">
        <w:rPr>
          <w:b/>
          <w:bCs/>
          <w:color w:val="31849B" w:themeColor="accent5" w:themeShade="BF"/>
        </w:rPr>
        <w:t>(carted, ordered, shipped, delivered</w:t>
      </w:r>
      <w:r w:rsidR="00EC1FBA">
        <w:rPr>
          <w:b/>
          <w:bCs/>
          <w:color w:val="31849B" w:themeColor="accent5" w:themeShade="BF"/>
        </w:rPr>
        <w:t xml:space="preserve">) </w:t>
      </w:r>
    </w:p>
    <w:p w14:paraId="4B79C6D1" w14:textId="40CE27C2" w:rsidR="00D21D09" w:rsidRDefault="005238DD" w:rsidP="00881820">
      <w:pPr>
        <w:pStyle w:val="Bullet-main"/>
        <w:numPr>
          <w:ilvl w:val="0"/>
          <w:numId w:val="0"/>
        </w:numPr>
        <w:ind w:left="567" w:hanging="567"/>
        <w:rPr>
          <w:b/>
          <w:bCs/>
          <w:color w:val="31849B" w:themeColor="accent5" w:themeShade="BF"/>
        </w:rPr>
      </w:pPr>
      <w:r>
        <w:rPr>
          <w:b/>
          <w:bCs/>
          <w:color w:val="31849B" w:themeColor="accent5" w:themeShade="BF"/>
        </w:rPr>
        <w:t>Or</w:t>
      </w:r>
      <w:r w:rsidR="00124DC4">
        <w:rPr>
          <w:b/>
          <w:bCs/>
          <w:color w:val="31849B" w:themeColor="accent5" w:themeShade="BF"/>
        </w:rPr>
        <w:t>ders will have limitations of up to 50 items max</w:t>
      </w:r>
      <w:r w:rsidR="00CF4CBE">
        <w:rPr>
          <w:b/>
          <w:bCs/>
          <w:color w:val="31849B" w:themeColor="accent5" w:themeShade="BF"/>
        </w:rPr>
        <w:t xml:space="preserve"> per order.</w:t>
      </w:r>
      <w:r w:rsidR="00E91A85">
        <w:rPr>
          <w:b/>
          <w:bCs/>
          <w:color w:val="31849B" w:themeColor="accent5" w:themeShade="BF"/>
        </w:rPr>
        <w:t xml:space="preserve"> C</w:t>
      </w:r>
      <w:r w:rsidR="00A76420">
        <w:rPr>
          <w:b/>
          <w:bCs/>
          <w:color w:val="31849B" w:themeColor="accent5" w:themeShade="BF"/>
        </w:rPr>
        <w:t>ONSTRAINT</w:t>
      </w:r>
    </w:p>
    <w:p w14:paraId="5D6FCFD1" w14:textId="3409F1CB" w:rsidR="0069669F" w:rsidRDefault="0069669F" w:rsidP="00881820">
      <w:pPr>
        <w:pStyle w:val="Bullet-main"/>
        <w:numPr>
          <w:ilvl w:val="0"/>
          <w:numId w:val="0"/>
        </w:numPr>
        <w:ind w:left="567" w:hanging="567"/>
        <w:rPr>
          <w:b/>
          <w:bCs/>
          <w:color w:val="31849B" w:themeColor="accent5" w:themeShade="BF"/>
        </w:rPr>
      </w:pPr>
      <w:r>
        <w:rPr>
          <w:b/>
          <w:bCs/>
          <w:color w:val="31849B" w:themeColor="accent5" w:themeShade="BF"/>
        </w:rPr>
        <w:t xml:space="preserve">Orders are to be timestamped and </w:t>
      </w:r>
      <w:r w:rsidR="000A6D06">
        <w:rPr>
          <w:b/>
          <w:bCs/>
          <w:color w:val="31849B" w:themeColor="accent5" w:themeShade="BF"/>
        </w:rPr>
        <w:t>retained for 7+ years for legis</w:t>
      </w:r>
      <w:r w:rsidR="00C946A1">
        <w:rPr>
          <w:b/>
          <w:bCs/>
          <w:color w:val="31849B" w:themeColor="accent5" w:themeShade="BF"/>
        </w:rPr>
        <w:t>lative compliance.</w:t>
      </w:r>
      <w:r w:rsidR="00A76420">
        <w:rPr>
          <w:b/>
          <w:bCs/>
          <w:color w:val="31849B" w:themeColor="accent5" w:themeShade="BF"/>
        </w:rPr>
        <w:t xml:space="preserve"> TIMESTAMP</w:t>
      </w:r>
    </w:p>
    <w:p w14:paraId="0EE847CE" w14:textId="66FEDCC9" w:rsidR="00C946A1" w:rsidRDefault="0062228A" w:rsidP="00881820">
      <w:pPr>
        <w:pStyle w:val="Bullet-main"/>
        <w:numPr>
          <w:ilvl w:val="0"/>
          <w:numId w:val="0"/>
        </w:numPr>
        <w:ind w:left="567" w:hanging="567"/>
        <w:rPr>
          <w:color w:val="31849B" w:themeColor="accent5" w:themeShade="BF"/>
        </w:rPr>
      </w:pPr>
      <w:r>
        <w:rPr>
          <w:b/>
          <w:bCs/>
          <w:color w:val="31849B" w:themeColor="accent5" w:themeShade="BF"/>
        </w:rPr>
        <w:lastRenderedPageBreak/>
        <w:t>MySQL</w:t>
      </w:r>
      <w:r>
        <w:rPr>
          <w:color w:val="31849B" w:themeColor="accent5" w:themeShade="BF"/>
        </w:rPr>
        <w:t xml:space="preserve"> </w:t>
      </w:r>
      <w:r w:rsidR="0042769C">
        <w:rPr>
          <w:color w:val="31849B" w:themeColor="accent5" w:themeShade="BF"/>
        </w:rPr>
        <w:t>itself</w:t>
      </w:r>
      <w:r>
        <w:rPr>
          <w:color w:val="31849B" w:themeColor="accent5" w:themeShade="BF"/>
        </w:rPr>
        <w:t xml:space="preserve"> is very well </w:t>
      </w:r>
      <w:r w:rsidR="0042769C">
        <w:rPr>
          <w:color w:val="31849B" w:themeColor="accent5" w:themeShade="BF"/>
        </w:rPr>
        <w:t>scalable,</w:t>
      </w:r>
      <w:r w:rsidR="0008447C">
        <w:rPr>
          <w:color w:val="31849B" w:themeColor="accent5" w:themeShade="BF"/>
        </w:rPr>
        <w:t xml:space="preserve"> and can handle over 1000 concurrent users,</w:t>
      </w:r>
      <w:r w:rsidR="00A05BD0">
        <w:rPr>
          <w:color w:val="31849B" w:themeColor="accent5" w:themeShade="BF"/>
        </w:rPr>
        <w:t xml:space="preserve"> however</w:t>
      </w:r>
      <w:r w:rsidR="0000499E">
        <w:rPr>
          <w:color w:val="31849B" w:themeColor="accent5" w:themeShade="BF"/>
        </w:rPr>
        <w:t xml:space="preserve"> the database will also be implemented with load balancers just in case</w:t>
      </w:r>
      <w:r w:rsidR="00203357">
        <w:rPr>
          <w:color w:val="31849B" w:themeColor="accent5" w:themeShade="BF"/>
        </w:rPr>
        <w:t xml:space="preserve">, </w:t>
      </w:r>
      <w:proofErr w:type="gramStart"/>
      <w:r w:rsidR="00203357">
        <w:rPr>
          <w:color w:val="31849B" w:themeColor="accent5" w:themeShade="BF"/>
        </w:rPr>
        <w:t>and also</w:t>
      </w:r>
      <w:proofErr w:type="gramEnd"/>
      <w:r w:rsidR="00203357">
        <w:rPr>
          <w:color w:val="31849B" w:themeColor="accent5" w:themeShade="BF"/>
        </w:rPr>
        <w:t xml:space="preserve"> will encourage on having cloud servers</w:t>
      </w:r>
      <w:r w:rsidR="007379C4">
        <w:rPr>
          <w:color w:val="31849B" w:themeColor="accent5" w:themeShade="BF"/>
        </w:rPr>
        <w:t xml:space="preserve"> and network servers just in case.</w:t>
      </w:r>
    </w:p>
    <w:p w14:paraId="7F367ED5" w14:textId="6CEB0B14" w:rsidR="008E59F1" w:rsidRDefault="00AE098A" w:rsidP="00881820">
      <w:pPr>
        <w:pStyle w:val="Bullet-main"/>
        <w:numPr>
          <w:ilvl w:val="0"/>
          <w:numId w:val="0"/>
        </w:numPr>
        <w:ind w:left="567" w:hanging="567"/>
        <w:rPr>
          <w:color w:val="31849B" w:themeColor="accent5" w:themeShade="BF"/>
        </w:rPr>
      </w:pPr>
      <w:r>
        <w:rPr>
          <w:color w:val="31849B" w:themeColor="accent5" w:themeShade="BF"/>
        </w:rPr>
        <w:t>Q</w:t>
      </w:r>
      <w:r w:rsidR="00E13BFD">
        <w:rPr>
          <w:color w:val="31849B" w:themeColor="accent5" w:themeShade="BF"/>
        </w:rPr>
        <w:t xml:space="preserve">LD SUNNIES will </w:t>
      </w:r>
      <w:r w:rsidR="001D62D4">
        <w:rPr>
          <w:color w:val="31849B" w:themeColor="accent5" w:themeShade="BF"/>
        </w:rPr>
        <w:t xml:space="preserve">require </w:t>
      </w:r>
      <w:r w:rsidR="00261872">
        <w:rPr>
          <w:b/>
          <w:bCs/>
          <w:color w:val="31849B" w:themeColor="accent5" w:themeShade="BF"/>
        </w:rPr>
        <w:t xml:space="preserve">global </w:t>
      </w:r>
      <w:r w:rsidR="00B16427">
        <w:rPr>
          <w:b/>
          <w:bCs/>
          <w:color w:val="31849B" w:themeColor="accent5" w:themeShade="BF"/>
        </w:rPr>
        <w:t>accessibility,</w:t>
      </w:r>
      <w:r w:rsidR="0039246E">
        <w:rPr>
          <w:color w:val="31849B" w:themeColor="accent5" w:themeShade="BF"/>
        </w:rPr>
        <w:t xml:space="preserve"> which will take place for </w:t>
      </w:r>
      <w:r w:rsidR="00DE2F35">
        <w:rPr>
          <w:color w:val="31849B" w:themeColor="accent5" w:themeShade="BF"/>
        </w:rPr>
        <w:t xml:space="preserve">cloud hosting with geographic distribution </w:t>
      </w:r>
      <w:r w:rsidR="00526FF7">
        <w:rPr>
          <w:color w:val="31849B" w:themeColor="accent5" w:themeShade="BF"/>
        </w:rPr>
        <w:t xml:space="preserve">with </w:t>
      </w:r>
      <w:r w:rsidR="00526FF7">
        <w:rPr>
          <w:b/>
          <w:bCs/>
          <w:color w:val="31849B" w:themeColor="accent5" w:themeShade="BF"/>
        </w:rPr>
        <w:t>AWS Amazon web servers</w:t>
      </w:r>
      <w:r w:rsidR="005B5225">
        <w:rPr>
          <w:color w:val="31849B" w:themeColor="accent5" w:themeShade="BF"/>
        </w:rPr>
        <w:t xml:space="preserve"> which is compatible with MySQL</w:t>
      </w:r>
      <w:r w:rsidR="00E53270">
        <w:rPr>
          <w:color w:val="31849B" w:themeColor="accent5" w:themeShade="BF"/>
        </w:rPr>
        <w:t xml:space="preserve">. </w:t>
      </w:r>
      <w:r w:rsidR="00B16427">
        <w:rPr>
          <w:color w:val="31849B" w:themeColor="accent5" w:themeShade="BF"/>
        </w:rPr>
        <w:t>We will deploy the database</w:t>
      </w:r>
      <w:r w:rsidR="00074C76">
        <w:rPr>
          <w:color w:val="31849B" w:themeColor="accent5" w:themeShade="BF"/>
        </w:rPr>
        <w:t xml:space="preserve"> across </w:t>
      </w:r>
      <w:r w:rsidR="003D0730">
        <w:rPr>
          <w:color w:val="31849B" w:themeColor="accent5" w:themeShade="BF"/>
        </w:rPr>
        <w:t xml:space="preserve">into </w:t>
      </w:r>
      <w:r w:rsidR="00FC7036">
        <w:rPr>
          <w:color w:val="31849B" w:themeColor="accent5" w:themeShade="BF"/>
        </w:rPr>
        <w:t xml:space="preserve">many </w:t>
      </w:r>
      <w:r w:rsidR="003D0730">
        <w:rPr>
          <w:color w:val="31849B" w:themeColor="accent5" w:themeShade="BF"/>
        </w:rPr>
        <w:t>data centres</w:t>
      </w:r>
      <w:r w:rsidR="00FC7036">
        <w:rPr>
          <w:color w:val="31849B" w:themeColor="accent5" w:themeShade="BF"/>
        </w:rPr>
        <w:t xml:space="preserve"> global wide</w:t>
      </w:r>
      <w:r w:rsidR="004317FC">
        <w:rPr>
          <w:color w:val="31849B" w:themeColor="accent5" w:themeShade="BF"/>
        </w:rPr>
        <w:t xml:space="preserve">, such as countries like, North America, </w:t>
      </w:r>
      <w:r w:rsidR="009E38BB">
        <w:rPr>
          <w:color w:val="31849B" w:themeColor="accent5" w:themeShade="BF"/>
        </w:rPr>
        <w:t>Europe and Asia to reduce latency for interna</w:t>
      </w:r>
      <w:r w:rsidR="002A1F07">
        <w:rPr>
          <w:color w:val="31849B" w:themeColor="accent5" w:themeShade="BF"/>
        </w:rPr>
        <w:t>tional customers.</w:t>
      </w:r>
      <w:r w:rsidR="00F17EA1">
        <w:rPr>
          <w:color w:val="31849B" w:themeColor="accent5" w:themeShade="BF"/>
        </w:rPr>
        <w:t xml:space="preserve"> </w:t>
      </w:r>
    </w:p>
    <w:p w14:paraId="73C18AE4" w14:textId="77777777" w:rsidR="002E5BAB" w:rsidRDefault="006C2CD3" w:rsidP="00881820">
      <w:pPr>
        <w:pStyle w:val="Bullet-main"/>
        <w:numPr>
          <w:ilvl w:val="0"/>
          <w:numId w:val="0"/>
        </w:numPr>
        <w:ind w:left="567" w:hanging="567"/>
        <w:rPr>
          <w:color w:val="31849B" w:themeColor="accent5" w:themeShade="BF"/>
        </w:rPr>
      </w:pPr>
      <w:r>
        <w:rPr>
          <w:color w:val="31849B" w:themeColor="accent5" w:themeShade="BF"/>
        </w:rPr>
        <w:t xml:space="preserve">We will also be </w:t>
      </w:r>
      <w:r w:rsidRPr="00064B9E">
        <w:rPr>
          <w:b/>
          <w:bCs/>
          <w:color w:val="31849B" w:themeColor="accent5" w:themeShade="BF"/>
        </w:rPr>
        <w:t>storing timestamps in UTC</w:t>
      </w:r>
      <w:r>
        <w:rPr>
          <w:color w:val="31849B" w:themeColor="accent5" w:themeShade="BF"/>
        </w:rPr>
        <w:t xml:space="preserve"> </w:t>
      </w:r>
      <w:proofErr w:type="gramStart"/>
      <w:r>
        <w:rPr>
          <w:color w:val="31849B" w:themeColor="accent5" w:themeShade="BF"/>
        </w:rPr>
        <w:t>in to</w:t>
      </w:r>
      <w:proofErr w:type="gramEnd"/>
      <w:r>
        <w:rPr>
          <w:color w:val="31849B" w:themeColor="accent5" w:themeShade="BF"/>
        </w:rPr>
        <w:t xml:space="preserve"> the database</w:t>
      </w:r>
      <w:r w:rsidR="007054A5">
        <w:rPr>
          <w:color w:val="31849B" w:themeColor="accent5" w:themeShade="BF"/>
        </w:rPr>
        <w:t xml:space="preserve"> and convert them to the user’s local time</w:t>
      </w:r>
      <w:r w:rsidR="00064B9E">
        <w:rPr>
          <w:color w:val="31849B" w:themeColor="accent5" w:themeShade="BF"/>
        </w:rPr>
        <w:t xml:space="preserve"> </w:t>
      </w:r>
      <w:r w:rsidR="007054A5">
        <w:rPr>
          <w:color w:val="31849B" w:themeColor="accent5" w:themeShade="BF"/>
        </w:rPr>
        <w:t>zone</w:t>
      </w:r>
      <w:r w:rsidR="00064B9E">
        <w:rPr>
          <w:color w:val="31849B" w:themeColor="accent5" w:themeShade="BF"/>
        </w:rPr>
        <w:t xml:space="preserve"> </w:t>
      </w:r>
      <w:r w:rsidR="00CF3ED1">
        <w:rPr>
          <w:color w:val="31849B" w:themeColor="accent5" w:themeShade="BF"/>
        </w:rPr>
        <w:t>in the application.</w:t>
      </w:r>
      <w:r w:rsidR="002E5BAB">
        <w:rPr>
          <w:color w:val="31849B" w:themeColor="accent5" w:themeShade="BF"/>
        </w:rPr>
        <w:t xml:space="preserve"> </w:t>
      </w:r>
    </w:p>
    <w:p w14:paraId="5F8FEBBE" w14:textId="77777777" w:rsidR="00127557" w:rsidRDefault="002E5BAB" w:rsidP="00881820">
      <w:pPr>
        <w:pStyle w:val="Bullet-main"/>
        <w:numPr>
          <w:ilvl w:val="0"/>
          <w:numId w:val="0"/>
        </w:numPr>
        <w:ind w:left="567" w:hanging="567"/>
        <w:rPr>
          <w:color w:val="31849B" w:themeColor="accent5" w:themeShade="BF"/>
        </w:rPr>
      </w:pPr>
      <w:r>
        <w:rPr>
          <w:b/>
          <w:bCs/>
          <w:color w:val="31849B" w:themeColor="accent5" w:themeShade="BF"/>
        </w:rPr>
        <w:t>Currency conversion</w:t>
      </w:r>
      <w:r>
        <w:rPr>
          <w:color w:val="31849B" w:themeColor="accent5" w:themeShade="BF"/>
        </w:rPr>
        <w:t xml:space="preserve"> is also another </w:t>
      </w:r>
      <w:r w:rsidR="00033B3A">
        <w:rPr>
          <w:color w:val="31849B" w:themeColor="accent5" w:themeShade="BF"/>
        </w:rPr>
        <w:t xml:space="preserve">factor to keep in mind, maintaining a currency field in the </w:t>
      </w:r>
      <w:r w:rsidR="007461B4">
        <w:rPr>
          <w:color w:val="31849B" w:themeColor="accent5" w:themeShade="BF"/>
        </w:rPr>
        <w:t>products table, which will allow dynamic conver</w:t>
      </w:r>
      <w:r w:rsidR="00AA2DA6">
        <w:rPr>
          <w:color w:val="31849B" w:themeColor="accent5" w:themeShade="BF"/>
        </w:rPr>
        <w:t xml:space="preserve">sion on the user’s location or selected currency. </w:t>
      </w:r>
    </w:p>
    <w:p w14:paraId="66544152" w14:textId="77777777" w:rsidR="00956239" w:rsidRDefault="006260E8" w:rsidP="00881820">
      <w:pPr>
        <w:pStyle w:val="Bullet-main"/>
        <w:numPr>
          <w:ilvl w:val="0"/>
          <w:numId w:val="0"/>
        </w:numPr>
        <w:ind w:left="567" w:hanging="567"/>
        <w:rPr>
          <w:b/>
          <w:bCs/>
          <w:color w:val="5F497A" w:themeColor="accent4" w:themeShade="BF"/>
        </w:rPr>
      </w:pPr>
      <w:r>
        <w:rPr>
          <w:b/>
          <w:bCs/>
          <w:color w:val="5F497A" w:themeColor="accent4" w:themeShade="BF"/>
        </w:rPr>
        <w:t xml:space="preserve">Regional data </w:t>
      </w:r>
      <w:r w:rsidR="00127557">
        <w:rPr>
          <w:b/>
          <w:bCs/>
          <w:color w:val="5F497A" w:themeColor="accent4" w:themeShade="BF"/>
        </w:rPr>
        <w:t>Compliance</w:t>
      </w:r>
      <w:r w:rsidR="004606FC">
        <w:rPr>
          <w:b/>
          <w:bCs/>
          <w:color w:val="5F497A" w:themeColor="accent4" w:themeShade="BF"/>
        </w:rPr>
        <w:t xml:space="preserve"> </w:t>
      </w:r>
      <w:r w:rsidR="005B1139">
        <w:rPr>
          <w:b/>
          <w:bCs/>
          <w:color w:val="5F497A" w:themeColor="accent4" w:themeShade="BF"/>
        </w:rPr>
        <w:t>is very important to keep in mind,</w:t>
      </w:r>
      <w:r w:rsidR="00D3555F">
        <w:rPr>
          <w:b/>
          <w:bCs/>
          <w:color w:val="5F497A" w:themeColor="accent4" w:themeShade="BF"/>
        </w:rPr>
        <w:t xml:space="preserve"> especially for GDPR in </w:t>
      </w:r>
      <w:r w:rsidR="00CA0337">
        <w:rPr>
          <w:b/>
          <w:bCs/>
          <w:color w:val="5F497A" w:themeColor="accent4" w:themeShade="BF"/>
        </w:rPr>
        <w:t>Europe</w:t>
      </w:r>
      <w:r w:rsidR="00FC4292">
        <w:rPr>
          <w:b/>
          <w:bCs/>
          <w:color w:val="5F497A" w:themeColor="accent4" w:themeShade="BF"/>
        </w:rPr>
        <w:t>. Certain data</w:t>
      </w:r>
      <w:r w:rsidR="00BC6316">
        <w:rPr>
          <w:b/>
          <w:bCs/>
          <w:color w:val="5F497A" w:themeColor="accent4" w:themeShade="BF"/>
        </w:rPr>
        <w:t xml:space="preserve"> may need to be stored only in certain countries</w:t>
      </w:r>
      <w:r w:rsidR="00D848CE">
        <w:rPr>
          <w:b/>
          <w:bCs/>
          <w:color w:val="5F497A" w:themeColor="accent4" w:themeShade="BF"/>
        </w:rPr>
        <w:t>, which can be managed with data partitioning or hybrid</w:t>
      </w:r>
      <w:r w:rsidR="007A03E1">
        <w:rPr>
          <w:b/>
          <w:bCs/>
          <w:color w:val="5F497A" w:themeColor="accent4" w:themeShade="BF"/>
        </w:rPr>
        <w:t xml:space="preserve"> cloud setup for the European region.</w:t>
      </w:r>
    </w:p>
    <w:p w14:paraId="6D052D97" w14:textId="3B05BBB9" w:rsidR="006F7638" w:rsidRDefault="00652B02" w:rsidP="00881820">
      <w:pPr>
        <w:pStyle w:val="Bullet-main"/>
        <w:numPr>
          <w:ilvl w:val="0"/>
          <w:numId w:val="0"/>
        </w:numPr>
        <w:ind w:left="567" w:hanging="567"/>
        <w:rPr>
          <w:b/>
          <w:bCs/>
          <w:color w:val="5F497A" w:themeColor="accent4" w:themeShade="BF"/>
        </w:rPr>
      </w:pPr>
      <w:r>
        <w:rPr>
          <w:b/>
          <w:bCs/>
          <w:color w:val="5F497A" w:themeColor="accent4" w:themeShade="BF"/>
        </w:rPr>
        <w:t>End to end encryption will be put in place</w:t>
      </w:r>
      <w:r w:rsidR="00994FE0">
        <w:rPr>
          <w:b/>
          <w:bCs/>
          <w:color w:val="5F497A" w:themeColor="accent4" w:themeShade="BF"/>
        </w:rPr>
        <w:t>, especially sensitive data, such as</w:t>
      </w:r>
      <w:r w:rsidR="00A915FF">
        <w:rPr>
          <w:b/>
          <w:bCs/>
          <w:color w:val="5F497A" w:themeColor="accent4" w:themeShade="BF"/>
        </w:rPr>
        <w:t xml:space="preserve"> personal information</w:t>
      </w:r>
      <w:r w:rsidR="00EB2F3A">
        <w:rPr>
          <w:b/>
          <w:bCs/>
          <w:color w:val="5F497A" w:themeColor="accent4" w:themeShade="BF"/>
        </w:rPr>
        <w:t xml:space="preserve"> and user accounts to be stored, ensuring compliance with privacy regulations</w:t>
      </w:r>
      <w:r w:rsidR="0087325C">
        <w:rPr>
          <w:b/>
          <w:bCs/>
          <w:color w:val="5F497A" w:themeColor="accent4" w:themeShade="BF"/>
        </w:rPr>
        <w:t>.</w:t>
      </w:r>
    </w:p>
    <w:p w14:paraId="14C86812" w14:textId="4B65BBF0" w:rsidR="0087325C" w:rsidRDefault="0087325C" w:rsidP="00881820">
      <w:pPr>
        <w:pStyle w:val="Bullet-main"/>
        <w:numPr>
          <w:ilvl w:val="0"/>
          <w:numId w:val="0"/>
        </w:numPr>
        <w:ind w:left="567" w:hanging="567"/>
        <w:rPr>
          <w:b/>
          <w:bCs/>
          <w:color w:val="5F497A" w:themeColor="accent4" w:themeShade="BF"/>
        </w:rPr>
      </w:pPr>
      <w:r>
        <w:rPr>
          <w:b/>
          <w:bCs/>
          <w:color w:val="5F497A" w:themeColor="accent4" w:themeShade="BF"/>
        </w:rPr>
        <w:t>User passwords are to be hashed and encrypted within the database</w:t>
      </w:r>
      <w:r w:rsidR="008548B1">
        <w:rPr>
          <w:b/>
          <w:bCs/>
          <w:color w:val="5F497A" w:themeColor="accent4" w:themeShade="BF"/>
        </w:rPr>
        <w:t xml:space="preserve"> for security purposes and compliance purposes.</w:t>
      </w:r>
    </w:p>
    <w:p w14:paraId="0FA1887E" w14:textId="13305956" w:rsidR="008548B1" w:rsidRDefault="00195B27" w:rsidP="00881820">
      <w:pPr>
        <w:pStyle w:val="Bullet-main"/>
        <w:numPr>
          <w:ilvl w:val="0"/>
          <w:numId w:val="0"/>
        </w:numPr>
        <w:ind w:left="567" w:hanging="567"/>
        <w:rPr>
          <w:color w:val="31849B" w:themeColor="accent5" w:themeShade="BF"/>
        </w:rPr>
      </w:pPr>
      <w:r>
        <w:rPr>
          <w:b/>
          <w:bCs/>
          <w:color w:val="31849B" w:themeColor="accent5" w:themeShade="BF"/>
        </w:rPr>
        <w:t>Automated</w:t>
      </w:r>
      <w:r w:rsidR="0038488B">
        <w:rPr>
          <w:b/>
          <w:bCs/>
          <w:color w:val="31849B" w:themeColor="accent5" w:themeShade="BF"/>
        </w:rPr>
        <w:t xml:space="preserve"> Backups</w:t>
      </w:r>
      <w:r w:rsidR="0038488B">
        <w:rPr>
          <w:color w:val="31849B" w:themeColor="accent5" w:themeShade="BF"/>
        </w:rPr>
        <w:t xml:space="preserve"> will take place with storage in multiple regions</w:t>
      </w:r>
      <w:r w:rsidR="00EF132C">
        <w:rPr>
          <w:color w:val="31849B" w:themeColor="accent5" w:themeShade="BF"/>
        </w:rPr>
        <w:t xml:space="preserve"> to safeguard data. The cloud providers</w:t>
      </w:r>
      <w:r w:rsidR="00BD565F">
        <w:rPr>
          <w:color w:val="31849B" w:themeColor="accent5" w:themeShade="BF"/>
        </w:rPr>
        <w:t xml:space="preserve"> </w:t>
      </w:r>
      <w:proofErr w:type="gramStart"/>
      <w:r w:rsidR="00BD565F">
        <w:rPr>
          <w:color w:val="31849B" w:themeColor="accent5" w:themeShade="BF"/>
        </w:rPr>
        <w:t>offers</w:t>
      </w:r>
      <w:proofErr w:type="gramEnd"/>
      <w:r w:rsidR="00BD565F">
        <w:rPr>
          <w:color w:val="31849B" w:themeColor="accent5" w:themeShade="BF"/>
        </w:rPr>
        <w:t xml:space="preserve"> cross-region backups to minimize downtime</w:t>
      </w:r>
      <w:r w:rsidR="00C36F68">
        <w:rPr>
          <w:color w:val="31849B" w:themeColor="accent5" w:themeShade="BF"/>
        </w:rPr>
        <w:t xml:space="preserve"> and cost of </w:t>
      </w:r>
      <w:r w:rsidR="0026486E">
        <w:rPr>
          <w:color w:val="31849B" w:themeColor="accent5" w:themeShade="BF"/>
        </w:rPr>
        <w:t>resources.</w:t>
      </w:r>
      <w:r w:rsidR="00542FF4">
        <w:rPr>
          <w:color w:val="31849B" w:themeColor="accent5" w:themeShade="BF"/>
        </w:rPr>
        <w:t xml:space="preserve"> Also enabling the point-in recovery </w:t>
      </w:r>
      <w:r w:rsidR="005449F7">
        <w:rPr>
          <w:color w:val="31849B" w:themeColor="accent5" w:themeShade="BF"/>
        </w:rPr>
        <w:t xml:space="preserve">for the primary database to </w:t>
      </w:r>
      <w:r w:rsidR="00802B9D">
        <w:rPr>
          <w:color w:val="31849B" w:themeColor="accent5" w:themeShade="BF"/>
        </w:rPr>
        <w:t>restore the data quickly to a precise moment just in case.</w:t>
      </w:r>
    </w:p>
    <w:p w14:paraId="45303366" w14:textId="4037FA3C" w:rsidR="00D4297E" w:rsidRPr="00835FCA" w:rsidRDefault="00B13728" w:rsidP="00881820">
      <w:pPr>
        <w:pStyle w:val="Bullet-main"/>
        <w:numPr>
          <w:ilvl w:val="0"/>
          <w:numId w:val="0"/>
        </w:numPr>
        <w:ind w:left="567" w:hanging="567"/>
        <w:rPr>
          <w:color w:val="31849B" w:themeColor="accent5" w:themeShade="BF"/>
        </w:rPr>
      </w:pPr>
      <w:r>
        <w:rPr>
          <w:b/>
          <w:bCs/>
          <w:color w:val="31849B" w:themeColor="accent5" w:themeShade="BF"/>
        </w:rPr>
        <w:t>Current</w:t>
      </w:r>
      <w:r w:rsidR="00F0036F">
        <w:rPr>
          <w:b/>
          <w:bCs/>
          <w:color w:val="31849B" w:themeColor="accent5" w:themeShade="BF"/>
        </w:rPr>
        <w:t>-time</w:t>
      </w:r>
      <w:r>
        <w:rPr>
          <w:b/>
          <w:bCs/>
          <w:color w:val="31849B" w:themeColor="accent5" w:themeShade="BF"/>
        </w:rPr>
        <w:t>stamped</w:t>
      </w:r>
      <w:r w:rsidR="00F0036F">
        <w:rPr>
          <w:b/>
          <w:bCs/>
          <w:color w:val="31849B" w:themeColor="accent5" w:themeShade="BF"/>
        </w:rPr>
        <w:t xml:space="preserve"> sales </w:t>
      </w:r>
      <w:r w:rsidR="00835FCA">
        <w:rPr>
          <w:color w:val="31849B" w:themeColor="accent5" w:themeShade="BF"/>
        </w:rPr>
        <w:t xml:space="preserve">and reports will be generated for </w:t>
      </w:r>
      <w:r>
        <w:rPr>
          <w:color w:val="31849B" w:themeColor="accent5" w:themeShade="BF"/>
        </w:rPr>
        <w:t xml:space="preserve">management. </w:t>
      </w:r>
    </w:p>
    <w:p w14:paraId="34054EB2" w14:textId="77777777" w:rsidR="00662FE1" w:rsidRPr="009858CC" w:rsidRDefault="00662FE1" w:rsidP="00881820">
      <w:pPr>
        <w:pStyle w:val="Bullet-main"/>
        <w:numPr>
          <w:ilvl w:val="0"/>
          <w:numId w:val="0"/>
        </w:numPr>
        <w:ind w:left="567" w:hanging="567"/>
        <w:rPr>
          <w:color w:val="31849B" w:themeColor="accent5" w:themeShade="BF"/>
        </w:rPr>
      </w:pPr>
    </w:p>
    <w:p w14:paraId="1A7EAE33" w14:textId="77777777" w:rsidR="00895973" w:rsidRPr="007F126B" w:rsidRDefault="00895973" w:rsidP="00881820">
      <w:pPr>
        <w:pStyle w:val="Bullet-main"/>
        <w:numPr>
          <w:ilvl w:val="0"/>
          <w:numId w:val="0"/>
        </w:numPr>
        <w:ind w:left="567" w:hanging="567"/>
      </w:pPr>
    </w:p>
    <w:p w14:paraId="7B8EDF7F" w14:textId="229E8650" w:rsidR="00BD397B" w:rsidRPr="005350AE" w:rsidRDefault="005350AE" w:rsidP="00881820">
      <w:pPr>
        <w:pStyle w:val="Bullet-main"/>
        <w:numPr>
          <w:ilvl w:val="0"/>
          <w:numId w:val="0"/>
        </w:numPr>
        <w:ind w:left="567" w:hanging="567"/>
        <w:rPr>
          <w:color w:val="31849B" w:themeColor="accent5" w:themeShade="BF"/>
        </w:rPr>
      </w:pPr>
      <w:r w:rsidRPr="005350AE">
        <w:rPr>
          <w:color w:val="31849B" w:themeColor="accent5" w:themeShade="BF"/>
        </w:rPr>
        <w:t xml:space="preserve">References: </w:t>
      </w:r>
    </w:p>
    <w:p w14:paraId="10B9D555" w14:textId="77777777" w:rsidR="00881820" w:rsidRDefault="00881820" w:rsidP="00881820">
      <w:pPr>
        <w:pStyle w:val="Bullet-main"/>
        <w:numPr>
          <w:ilvl w:val="0"/>
          <w:numId w:val="0"/>
        </w:numPr>
        <w:ind w:left="567" w:hanging="567"/>
      </w:pPr>
    </w:p>
    <w:p w14:paraId="175BC4C7" w14:textId="6F49AC83" w:rsidR="002B1EB0" w:rsidRPr="00B93FF1" w:rsidRDefault="00DD026A" w:rsidP="00881820">
      <w:pPr>
        <w:pStyle w:val="Bullet-main"/>
        <w:numPr>
          <w:ilvl w:val="0"/>
          <w:numId w:val="0"/>
        </w:numPr>
        <w:ind w:left="567" w:hanging="567"/>
        <w:rPr>
          <w:color w:val="31849B" w:themeColor="accent5" w:themeShade="BF"/>
        </w:rPr>
      </w:pPr>
      <w:r w:rsidRPr="00B93FF1">
        <w:rPr>
          <w:color w:val="31849B" w:themeColor="accent5" w:themeShade="BF"/>
        </w:rPr>
        <w:t>YouTube</w:t>
      </w:r>
    </w:p>
    <w:p w14:paraId="630E111D" w14:textId="47EACB93" w:rsidR="00DD026A" w:rsidRPr="00B93FF1" w:rsidRDefault="00DD026A" w:rsidP="00881820">
      <w:pPr>
        <w:pStyle w:val="Bullet-main"/>
        <w:numPr>
          <w:ilvl w:val="0"/>
          <w:numId w:val="0"/>
        </w:numPr>
        <w:ind w:left="567" w:hanging="567"/>
        <w:rPr>
          <w:color w:val="31849B" w:themeColor="accent5" w:themeShade="BF"/>
        </w:rPr>
      </w:pPr>
      <w:r w:rsidRPr="00B93FF1">
        <w:rPr>
          <w:color w:val="31849B" w:themeColor="accent5" w:themeShade="BF"/>
        </w:rPr>
        <w:t>Google</w:t>
      </w:r>
    </w:p>
    <w:p w14:paraId="65E7D8A5" w14:textId="4CEF3FC4" w:rsidR="00DD026A" w:rsidRPr="00B93FF1" w:rsidRDefault="00DD026A" w:rsidP="00881820">
      <w:pPr>
        <w:pStyle w:val="Bullet-main"/>
        <w:numPr>
          <w:ilvl w:val="0"/>
          <w:numId w:val="0"/>
        </w:numPr>
        <w:ind w:left="567" w:hanging="567"/>
        <w:rPr>
          <w:color w:val="31849B" w:themeColor="accent5" w:themeShade="BF"/>
        </w:rPr>
      </w:pPr>
      <w:r w:rsidRPr="00B93FF1">
        <w:rPr>
          <w:color w:val="31849B" w:themeColor="accent5" w:themeShade="BF"/>
        </w:rPr>
        <w:t>ChatGPT</w:t>
      </w:r>
    </w:p>
    <w:p w14:paraId="470BB11E" w14:textId="66A416AC" w:rsidR="00DD026A" w:rsidRPr="00B93FF1" w:rsidRDefault="00DD026A" w:rsidP="00881820">
      <w:pPr>
        <w:pStyle w:val="Bullet-main"/>
        <w:numPr>
          <w:ilvl w:val="0"/>
          <w:numId w:val="0"/>
        </w:numPr>
        <w:ind w:left="567" w:hanging="567"/>
        <w:rPr>
          <w:color w:val="31849B" w:themeColor="accent5" w:themeShade="BF"/>
        </w:rPr>
      </w:pPr>
      <w:r w:rsidRPr="00B93FF1">
        <w:rPr>
          <w:color w:val="31849B" w:themeColor="accent5" w:themeShade="BF"/>
        </w:rPr>
        <w:t>Microsoft CoPilot</w:t>
      </w:r>
    </w:p>
    <w:p w14:paraId="5E24AC13" w14:textId="64392770" w:rsidR="00DD026A" w:rsidRPr="00B93FF1" w:rsidRDefault="00DD026A" w:rsidP="00881820">
      <w:pPr>
        <w:pStyle w:val="Bullet-main"/>
        <w:numPr>
          <w:ilvl w:val="0"/>
          <w:numId w:val="0"/>
        </w:numPr>
        <w:ind w:left="567" w:hanging="567"/>
        <w:rPr>
          <w:color w:val="31849B" w:themeColor="accent5" w:themeShade="BF"/>
        </w:rPr>
      </w:pPr>
      <w:r w:rsidRPr="00B93FF1">
        <w:rPr>
          <w:color w:val="31849B" w:themeColor="accent5" w:themeShade="BF"/>
        </w:rPr>
        <w:t>Le</w:t>
      </w:r>
      <w:r w:rsidR="00F14268" w:rsidRPr="00B93FF1">
        <w:rPr>
          <w:color w:val="31849B" w:themeColor="accent5" w:themeShade="BF"/>
        </w:rPr>
        <w:t>arner Guide</w:t>
      </w:r>
    </w:p>
    <w:p w14:paraId="574ADDD3" w14:textId="12C51AD0" w:rsidR="00F14268" w:rsidRPr="00B93FF1" w:rsidRDefault="00F14268" w:rsidP="00881820">
      <w:pPr>
        <w:pStyle w:val="Bullet-main"/>
        <w:numPr>
          <w:ilvl w:val="0"/>
          <w:numId w:val="0"/>
        </w:numPr>
        <w:ind w:left="567" w:hanging="567"/>
        <w:rPr>
          <w:color w:val="31849B" w:themeColor="accent5" w:themeShade="BF"/>
        </w:rPr>
      </w:pPr>
      <w:proofErr w:type="spellStart"/>
      <w:r w:rsidRPr="00B93FF1">
        <w:rPr>
          <w:color w:val="31849B" w:themeColor="accent5" w:themeShade="BF"/>
        </w:rPr>
        <w:t>GeekForGeeks</w:t>
      </w:r>
      <w:proofErr w:type="spellEnd"/>
    </w:p>
    <w:p w14:paraId="7C44F6EE" w14:textId="65C1F280" w:rsidR="00C35017" w:rsidRPr="00B93FF1" w:rsidRDefault="00C35017" w:rsidP="00881820">
      <w:pPr>
        <w:pStyle w:val="Bullet-main"/>
        <w:numPr>
          <w:ilvl w:val="0"/>
          <w:numId w:val="0"/>
        </w:numPr>
        <w:ind w:left="567" w:hanging="567"/>
        <w:rPr>
          <w:color w:val="31849B" w:themeColor="accent5" w:themeShade="BF"/>
        </w:rPr>
      </w:pPr>
      <w:r w:rsidRPr="00B93FF1">
        <w:rPr>
          <w:color w:val="31849B" w:themeColor="accent5" w:themeShade="BF"/>
        </w:rPr>
        <w:t>Several other Websites</w:t>
      </w:r>
    </w:p>
    <w:p w14:paraId="553CE6CF" w14:textId="47E89186" w:rsidR="00B93FF1" w:rsidRPr="00B93FF1" w:rsidRDefault="00B93FF1" w:rsidP="00881820">
      <w:pPr>
        <w:pStyle w:val="Bullet-main"/>
        <w:numPr>
          <w:ilvl w:val="0"/>
          <w:numId w:val="0"/>
        </w:numPr>
        <w:ind w:left="567" w:hanging="567"/>
        <w:rPr>
          <w:color w:val="31849B" w:themeColor="accent5" w:themeShade="BF"/>
        </w:rPr>
      </w:pPr>
      <w:r w:rsidRPr="00B93FF1">
        <w:rPr>
          <w:color w:val="31849B" w:themeColor="accent5" w:themeShade="BF"/>
        </w:rPr>
        <w:t>AWS</w:t>
      </w:r>
    </w:p>
    <w:p w14:paraId="6955180D" w14:textId="77777777" w:rsidR="00881820" w:rsidRDefault="00881820" w:rsidP="00881820">
      <w:pPr>
        <w:pStyle w:val="Bullet-main"/>
        <w:numPr>
          <w:ilvl w:val="0"/>
          <w:numId w:val="0"/>
        </w:numPr>
        <w:ind w:left="567" w:hanging="567"/>
      </w:pPr>
    </w:p>
    <w:p w14:paraId="49704E1D" w14:textId="77777777" w:rsidR="00472C5A" w:rsidRPr="004C1DF4" w:rsidRDefault="00472C5A" w:rsidP="00472C5A"/>
    <w:p w14:paraId="74718453" w14:textId="1F8270E7" w:rsidR="00472C5A" w:rsidRPr="004C1DF4" w:rsidRDefault="00472C5A" w:rsidP="004C1DF4">
      <w:pPr>
        <w:pStyle w:val="Heading2"/>
      </w:pPr>
      <w:r w:rsidRPr="004C1DF4">
        <w:lastRenderedPageBreak/>
        <w:t>Task 3</w:t>
      </w:r>
      <w:r w:rsidR="0057591C">
        <w:t>:</w:t>
      </w:r>
      <w:r w:rsidRPr="004C1DF4">
        <w:t xml:space="preserve"> Conceptual model</w:t>
      </w:r>
    </w:p>
    <w:p w14:paraId="41EE6388" w14:textId="77777777" w:rsidR="00472C5A" w:rsidRDefault="00472C5A" w:rsidP="00472C5A">
      <w:r>
        <w:t>Design a conceptual model using Visual Paradigm (or similar). The conceptual model will take the form of an entity relationship diagram (ERD).</w:t>
      </w:r>
    </w:p>
    <w:p w14:paraId="716D2A26" w14:textId="77777777" w:rsidR="00472C5A" w:rsidRDefault="00472C5A" w:rsidP="00472C5A">
      <w:r>
        <w:t>The conceptual model submitted with your evidence must include:</w:t>
      </w:r>
    </w:p>
    <w:p w14:paraId="03F6FA88" w14:textId="77777777" w:rsidR="00472C5A" w:rsidRDefault="00472C5A" w:rsidP="00472C5A">
      <w:pPr>
        <w:pStyle w:val="Bullet-main"/>
      </w:pPr>
      <w:r>
        <w:t>the completed conceptual model for the database - first draft ERD</w:t>
      </w:r>
    </w:p>
    <w:p w14:paraId="34F5D74C" w14:textId="77777777" w:rsidR="00472C5A" w:rsidRDefault="00472C5A" w:rsidP="00472C5A">
      <w:pPr>
        <w:pStyle w:val="Bullet-main"/>
      </w:pPr>
      <w:r>
        <w:t>feedback from the client, incorporated as amendments in the model - provide evidence of communication between you and the client/teacher (exchange of e-mails)</w:t>
      </w:r>
    </w:p>
    <w:p w14:paraId="565158AC" w14:textId="77777777" w:rsidR="00472C5A" w:rsidRDefault="00472C5A" w:rsidP="00472C5A">
      <w:pPr>
        <w:pStyle w:val="Bullet-main"/>
      </w:pPr>
      <w:r>
        <w:t>content written in plain English language which a non-technical client would understand.</w:t>
      </w:r>
    </w:p>
    <w:p w14:paraId="785B77DF" w14:textId="77777777" w:rsidR="00666704" w:rsidRDefault="00666704" w:rsidP="00472C5A">
      <w:pPr>
        <w:pStyle w:val="Bullet-main"/>
      </w:pPr>
    </w:p>
    <w:p w14:paraId="09C3A511" w14:textId="77777777" w:rsidR="00472C5A" w:rsidRDefault="00472C5A" w:rsidP="00472C5A"/>
    <w:p w14:paraId="712D37C5" w14:textId="24A1AD94" w:rsidR="00186026" w:rsidRDefault="00666704" w:rsidP="00472C5A">
      <w:r w:rsidRPr="00666704">
        <w:rPr>
          <w:noProof/>
        </w:rPr>
        <w:drawing>
          <wp:inline distT="0" distB="0" distL="0" distR="0" wp14:anchorId="698CD8E3" wp14:editId="673D3727">
            <wp:extent cx="4956093" cy="2932176"/>
            <wp:effectExtent l="0" t="0" r="0" b="1905"/>
            <wp:docPr id="162905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57766" name=""/>
                    <pic:cNvPicPr/>
                  </pic:nvPicPr>
                  <pic:blipFill>
                    <a:blip r:embed="rId17"/>
                    <a:stretch>
                      <a:fillRect/>
                    </a:stretch>
                  </pic:blipFill>
                  <pic:spPr>
                    <a:xfrm>
                      <a:off x="0" y="0"/>
                      <a:ext cx="4983957" cy="2948661"/>
                    </a:xfrm>
                    <a:prstGeom prst="rect">
                      <a:avLst/>
                    </a:prstGeom>
                  </pic:spPr>
                </pic:pic>
              </a:graphicData>
            </a:graphic>
          </wp:inline>
        </w:drawing>
      </w:r>
    </w:p>
    <w:p w14:paraId="0BF52B40" w14:textId="77777777" w:rsidR="00186026" w:rsidRDefault="00186026" w:rsidP="00472C5A"/>
    <w:p w14:paraId="3CF3B9CA" w14:textId="77777777" w:rsidR="00186026" w:rsidRDefault="00186026" w:rsidP="00472C5A"/>
    <w:p w14:paraId="25A868B3" w14:textId="77777777" w:rsidR="00186026" w:rsidRDefault="00186026" w:rsidP="00472C5A"/>
    <w:p w14:paraId="31A023D7" w14:textId="6A320A15" w:rsidR="00472C5A" w:rsidRDefault="00472C5A" w:rsidP="004C1DF4">
      <w:pPr>
        <w:pStyle w:val="Heading2"/>
      </w:pPr>
      <w:r w:rsidRPr="004C1DF4">
        <w:t>Task 4</w:t>
      </w:r>
      <w:r w:rsidR="0057591C">
        <w:t>:</w:t>
      </w:r>
      <w:r w:rsidRPr="004C1DF4">
        <w:t xml:space="preserve"> Logical data model</w:t>
      </w:r>
    </w:p>
    <w:p w14:paraId="474477ED" w14:textId="77777777" w:rsidR="00D13A81" w:rsidRDefault="00D13A81" w:rsidP="00D13A81"/>
    <w:p w14:paraId="739A3BF1" w14:textId="56466E4E" w:rsidR="00D13A81" w:rsidRDefault="00D13A81" w:rsidP="00D13A81">
      <w:r>
        <w:rPr>
          <w:noProof/>
        </w:rPr>
        <w:lastRenderedPageBreak/>
        <w:drawing>
          <wp:inline distT="0" distB="0" distL="0" distR="0" wp14:anchorId="5D901784" wp14:editId="67B53A67">
            <wp:extent cx="5620749" cy="4438650"/>
            <wp:effectExtent l="0" t="0" r="0" b="0"/>
            <wp:docPr id="356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052" cy="4458632"/>
                    </a:xfrm>
                    <a:prstGeom prst="rect">
                      <a:avLst/>
                    </a:prstGeom>
                    <a:noFill/>
                    <a:ln>
                      <a:noFill/>
                    </a:ln>
                  </pic:spPr>
                </pic:pic>
              </a:graphicData>
            </a:graphic>
          </wp:inline>
        </w:drawing>
      </w:r>
    </w:p>
    <w:p w14:paraId="6C6CA011" w14:textId="77777777" w:rsidR="00D13A81" w:rsidRPr="00D13A81" w:rsidRDefault="00D13A81" w:rsidP="00D13A81"/>
    <w:p w14:paraId="678BBE74" w14:textId="77777777" w:rsidR="00472C5A" w:rsidRDefault="00472C5A" w:rsidP="00472C5A">
      <w:pPr>
        <w:pStyle w:val="ListParagraph"/>
        <w:numPr>
          <w:ilvl w:val="0"/>
          <w:numId w:val="27"/>
        </w:numPr>
        <w:ind w:left="567" w:hanging="567"/>
        <w:contextualSpacing w:val="0"/>
      </w:pPr>
      <w:r>
        <w:t xml:space="preserve">Perform normalisation process to at least third normal form (3NF) showing the results for each step. </w:t>
      </w:r>
    </w:p>
    <w:p w14:paraId="77164FB0" w14:textId="77777777" w:rsidR="00472C5A" w:rsidRDefault="00472C5A" w:rsidP="00472C5A">
      <w:pPr>
        <w:pStyle w:val="ListParagraph"/>
        <w:numPr>
          <w:ilvl w:val="0"/>
          <w:numId w:val="27"/>
        </w:numPr>
        <w:ind w:left="567" w:hanging="567"/>
        <w:contextualSpacing w:val="0"/>
      </w:pPr>
      <w:r>
        <w:t>Update the ERD after normalisation. Ensure that the cardinality ratio is displayed.</w:t>
      </w:r>
    </w:p>
    <w:p w14:paraId="2DFC1431" w14:textId="77777777" w:rsidR="00472C5A" w:rsidRDefault="00472C5A" w:rsidP="00472C5A">
      <w:pPr>
        <w:pStyle w:val="ListParagraph"/>
        <w:numPr>
          <w:ilvl w:val="0"/>
          <w:numId w:val="27"/>
        </w:numPr>
        <w:ind w:left="567" w:hanging="567"/>
        <w:contextualSpacing w:val="0"/>
      </w:pPr>
      <w:r>
        <w:t>Develop a data dictionary that clearly indicates the data types and precision parameters for each field (size, range and nullability), primary and foreign keys for tables, data validation and business constraints (checks or triggers). Template provided.</w:t>
      </w:r>
    </w:p>
    <w:p w14:paraId="3A9F5C04" w14:textId="77777777" w:rsidR="00472C5A" w:rsidRPr="004C1DF4" w:rsidRDefault="00472C5A" w:rsidP="004C1DF4"/>
    <w:p w14:paraId="0E99D27C" w14:textId="77777777" w:rsidR="00472C5A" w:rsidRDefault="00472C5A" w:rsidP="00472C5A">
      <w:r>
        <w:t>The logical data model submitted with your evidence must include:</w:t>
      </w:r>
    </w:p>
    <w:p w14:paraId="3E2C8808" w14:textId="77777777" w:rsidR="00472C5A" w:rsidRDefault="00472C5A" w:rsidP="00472C5A">
      <w:pPr>
        <w:pStyle w:val="Bullet-main"/>
      </w:pPr>
      <w:r>
        <w:t>normalisation documentation (step-by-step)</w:t>
      </w:r>
    </w:p>
    <w:p w14:paraId="4D6B8275" w14:textId="77777777" w:rsidR="00472C5A" w:rsidRDefault="00472C5A" w:rsidP="00472C5A">
      <w:pPr>
        <w:pStyle w:val="Bullet-main"/>
      </w:pPr>
      <w:r>
        <w:t>final ERD</w:t>
      </w:r>
    </w:p>
    <w:p w14:paraId="30789D65" w14:textId="77777777" w:rsidR="00472C5A" w:rsidRDefault="00472C5A" w:rsidP="00472C5A">
      <w:pPr>
        <w:pStyle w:val="Bullet-main"/>
      </w:pPr>
      <w:r>
        <w:t>data dictionary</w:t>
      </w:r>
    </w:p>
    <w:p w14:paraId="1E3AEBD5" w14:textId="77777777" w:rsidR="00472C5A" w:rsidRDefault="00472C5A" w:rsidP="00472C5A">
      <w:pPr>
        <w:pStyle w:val="Bullet-main"/>
      </w:pPr>
      <w:r>
        <w:t>approval of the logical data model to the client (exchange of e-mails).</w:t>
      </w:r>
    </w:p>
    <w:p w14:paraId="519628AA" w14:textId="6351418D" w:rsidR="00815557" w:rsidRDefault="00815557" w:rsidP="00472C5A">
      <w:pPr>
        <w:pStyle w:val="Bullet-main"/>
      </w:pPr>
      <w:r>
        <w:rPr>
          <w:noProof/>
        </w:rPr>
        <w:lastRenderedPageBreak/>
        <w:drawing>
          <wp:inline distT="0" distB="0" distL="0" distR="0" wp14:anchorId="5C9B6381" wp14:editId="61F76978">
            <wp:extent cx="2395537" cy="1891732"/>
            <wp:effectExtent l="0" t="0" r="5080" b="0"/>
            <wp:docPr id="32987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9608" cy="1910741"/>
                    </a:xfrm>
                    <a:prstGeom prst="rect">
                      <a:avLst/>
                    </a:prstGeom>
                    <a:noFill/>
                    <a:ln>
                      <a:noFill/>
                    </a:ln>
                  </pic:spPr>
                </pic:pic>
              </a:graphicData>
            </a:graphic>
          </wp:inline>
        </w:drawing>
      </w:r>
      <w:r>
        <w:t xml:space="preserve"> </w:t>
      </w:r>
      <w:r w:rsidRPr="00666704">
        <w:rPr>
          <w:noProof/>
        </w:rPr>
        <w:drawing>
          <wp:inline distT="0" distB="0" distL="0" distR="0" wp14:anchorId="3F4CA972" wp14:editId="37473B81">
            <wp:extent cx="3566057" cy="2109788"/>
            <wp:effectExtent l="0" t="0" r="0" b="5080"/>
            <wp:docPr id="1669558967"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58967" name="Picture 1" descr="A diagram of a product&#10;&#10;Description automatically generated with medium confidence"/>
                    <pic:cNvPicPr/>
                  </pic:nvPicPr>
                  <pic:blipFill>
                    <a:blip r:embed="rId17"/>
                    <a:stretch>
                      <a:fillRect/>
                    </a:stretch>
                  </pic:blipFill>
                  <pic:spPr>
                    <a:xfrm>
                      <a:off x="0" y="0"/>
                      <a:ext cx="3591611" cy="2124906"/>
                    </a:xfrm>
                    <a:prstGeom prst="rect">
                      <a:avLst/>
                    </a:prstGeom>
                  </pic:spPr>
                </pic:pic>
              </a:graphicData>
            </a:graphic>
          </wp:inline>
        </w:drawing>
      </w:r>
    </w:p>
    <w:p w14:paraId="3AC58204" w14:textId="237E9266" w:rsidR="00815557" w:rsidRPr="00587524" w:rsidRDefault="00E47763" w:rsidP="00472C5A">
      <w:pPr>
        <w:pStyle w:val="Bullet-main"/>
        <w:rPr>
          <w:color w:val="FF0000"/>
        </w:rPr>
      </w:pPr>
      <w:r w:rsidRPr="00587524">
        <w:rPr>
          <w:color w:val="FF0000"/>
        </w:rPr>
        <w:t xml:space="preserve">1. </w:t>
      </w:r>
      <w:r w:rsidR="00B313D1" w:rsidRPr="00587524">
        <w:rPr>
          <w:color w:val="FF0000"/>
        </w:rPr>
        <w:t xml:space="preserve">Added the other attributes in each table </w:t>
      </w:r>
      <w:r w:rsidR="005B40A5" w:rsidRPr="00587524">
        <w:rPr>
          <w:color w:val="FF0000"/>
        </w:rPr>
        <w:t>into the database ERD</w:t>
      </w:r>
    </w:p>
    <w:p w14:paraId="5CCC9F53" w14:textId="6010FD70" w:rsidR="005B40A5" w:rsidRPr="00587524" w:rsidRDefault="005B40A5" w:rsidP="00472C5A">
      <w:pPr>
        <w:pStyle w:val="Bullet-main"/>
        <w:rPr>
          <w:color w:val="FF0000"/>
        </w:rPr>
      </w:pPr>
      <w:r w:rsidRPr="00587524">
        <w:rPr>
          <w:color w:val="FF0000"/>
        </w:rPr>
        <w:t xml:space="preserve">2. Added Foreign Keys </w:t>
      </w:r>
      <w:r w:rsidR="007D4124" w:rsidRPr="00587524">
        <w:rPr>
          <w:color w:val="FF0000"/>
        </w:rPr>
        <w:t xml:space="preserve">refencing the </w:t>
      </w:r>
      <w:r w:rsidR="003D3443" w:rsidRPr="00587524">
        <w:rPr>
          <w:color w:val="FF0000"/>
        </w:rPr>
        <w:t>neighbouring</w:t>
      </w:r>
      <w:r w:rsidR="007D4124" w:rsidRPr="00587524">
        <w:rPr>
          <w:color w:val="FF0000"/>
        </w:rPr>
        <w:t xml:space="preserve"> table of each table.</w:t>
      </w:r>
    </w:p>
    <w:p w14:paraId="17AB9939" w14:textId="79D90125" w:rsidR="003D3443" w:rsidRPr="00587524" w:rsidRDefault="000C7721" w:rsidP="00472C5A">
      <w:pPr>
        <w:pStyle w:val="Bullet-main"/>
        <w:rPr>
          <w:color w:val="FF0000"/>
        </w:rPr>
      </w:pPr>
      <w:r w:rsidRPr="00587524">
        <w:rPr>
          <w:color w:val="FF0000"/>
        </w:rPr>
        <w:t xml:space="preserve">3. </w:t>
      </w:r>
      <w:r w:rsidR="00D6647E" w:rsidRPr="00587524">
        <w:rPr>
          <w:color w:val="FF0000"/>
        </w:rPr>
        <w:t>Adding datatypes t</w:t>
      </w:r>
      <w:r w:rsidR="00310D49" w:rsidRPr="00587524">
        <w:rPr>
          <w:color w:val="FF0000"/>
        </w:rPr>
        <w:t xml:space="preserve">o each column. </w:t>
      </w:r>
    </w:p>
    <w:p w14:paraId="37F3F40B" w14:textId="77777777" w:rsidR="003A6432" w:rsidRDefault="003A6432" w:rsidP="003A6432">
      <w:pPr>
        <w:pStyle w:val="Bullet-main"/>
        <w:numPr>
          <w:ilvl w:val="0"/>
          <w:numId w:val="0"/>
        </w:numPr>
        <w:ind w:left="567" w:hanging="567"/>
        <w:rPr>
          <w:color w:val="4F81BD" w:themeColor="accent1"/>
        </w:rPr>
      </w:pPr>
    </w:p>
    <w:p w14:paraId="29C633C3" w14:textId="77777777" w:rsidR="003A6432" w:rsidRDefault="003A6432" w:rsidP="003A6432">
      <w:pPr>
        <w:pStyle w:val="Bullet-main"/>
        <w:numPr>
          <w:ilvl w:val="0"/>
          <w:numId w:val="0"/>
        </w:numPr>
        <w:ind w:left="567" w:hanging="567"/>
        <w:rPr>
          <w:color w:val="4F81BD" w:themeColor="accent1"/>
        </w:rPr>
      </w:pPr>
    </w:p>
    <w:p w14:paraId="732A7184" w14:textId="7838B2E5" w:rsidR="00446A5A" w:rsidRPr="00587524" w:rsidRDefault="00446A5A" w:rsidP="003A6432">
      <w:pPr>
        <w:pStyle w:val="Bullet-main"/>
        <w:numPr>
          <w:ilvl w:val="0"/>
          <w:numId w:val="0"/>
        </w:numPr>
        <w:ind w:left="567" w:hanging="567"/>
        <w:rPr>
          <w:color w:val="FF0000"/>
        </w:rPr>
      </w:pPr>
      <w:r w:rsidRPr="00587524">
        <w:rPr>
          <w:color w:val="FF0000"/>
        </w:rPr>
        <w:t xml:space="preserve">To </w:t>
      </w:r>
      <w:hyperlink r:id="rId20" w:history="1">
        <w:r w:rsidRPr="00587524">
          <w:rPr>
            <w:rStyle w:val="Hyperlink"/>
            <w:color w:val="FF0000"/>
          </w:rPr>
          <w:t>davidH@gmail.com</w:t>
        </w:r>
      </w:hyperlink>
    </w:p>
    <w:p w14:paraId="6C36AE81" w14:textId="2DCCA76C" w:rsidR="00446A5A" w:rsidRPr="00587524" w:rsidRDefault="00446A5A" w:rsidP="003A6432">
      <w:pPr>
        <w:pStyle w:val="Bullet-main"/>
        <w:numPr>
          <w:ilvl w:val="0"/>
          <w:numId w:val="0"/>
        </w:numPr>
        <w:ind w:left="567" w:hanging="567"/>
        <w:rPr>
          <w:color w:val="FF0000"/>
        </w:rPr>
      </w:pPr>
      <w:r w:rsidRPr="00587524">
        <w:rPr>
          <w:color w:val="FF0000"/>
        </w:rPr>
        <w:t xml:space="preserve">Subject: </w:t>
      </w:r>
      <w:r w:rsidR="00970302" w:rsidRPr="00587524">
        <w:rPr>
          <w:color w:val="FF0000"/>
        </w:rPr>
        <w:t>Approval request for Logical Data Model</w:t>
      </w:r>
    </w:p>
    <w:p w14:paraId="4BE51076" w14:textId="42CBDDCB" w:rsidR="003A6432" w:rsidRPr="00587524" w:rsidRDefault="003A1C62" w:rsidP="003A6432">
      <w:pPr>
        <w:pStyle w:val="Bullet-main"/>
        <w:numPr>
          <w:ilvl w:val="0"/>
          <w:numId w:val="0"/>
        </w:numPr>
        <w:ind w:left="567" w:hanging="567"/>
        <w:rPr>
          <w:color w:val="FF0000"/>
        </w:rPr>
      </w:pPr>
      <w:r w:rsidRPr="00587524">
        <w:rPr>
          <w:color w:val="FF0000"/>
        </w:rPr>
        <w:t>Dear David</w:t>
      </w:r>
      <w:r w:rsidR="00970302" w:rsidRPr="00587524">
        <w:rPr>
          <w:color w:val="FF0000"/>
        </w:rPr>
        <w:t xml:space="preserve"> Hunt</w:t>
      </w:r>
    </w:p>
    <w:p w14:paraId="3FD3E553" w14:textId="77777777" w:rsidR="00970302" w:rsidRPr="00587524" w:rsidRDefault="00970302" w:rsidP="003A6432">
      <w:pPr>
        <w:pStyle w:val="Bullet-main"/>
        <w:numPr>
          <w:ilvl w:val="0"/>
          <w:numId w:val="0"/>
        </w:numPr>
        <w:ind w:left="567" w:hanging="567"/>
        <w:rPr>
          <w:color w:val="FF0000"/>
        </w:rPr>
      </w:pPr>
    </w:p>
    <w:p w14:paraId="1CD911C0" w14:textId="302E7153" w:rsidR="00970302" w:rsidRPr="00587524" w:rsidRDefault="00970302" w:rsidP="003A6432">
      <w:pPr>
        <w:pStyle w:val="Bullet-main"/>
        <w:numPr>
          <w:ilvl w:val="0"/>
          <w:numId w:val="0"/>
        </w:numPr>
        <w:ind w:left="567" w:hanging="567"/>
        <w:rPr>
          <w:color w:val="FF0000"/>
        </w:rPr>
      </w:pPr>
      <w:r w:rsidRPr="00587524">
        <w:rPr>
          <w:color w:val="FF0000"/>
        </w:rPr>
        <w:t>I hope this message finds you well,</w:t>
      </w:r>
    </w:p>
    <w:p w14:paraId="1E5EBF81" w14:textId="77777777" w:rsidR="00970302" w:rsidRPr="00587524" w:rsidRDefault="00970302" w:rsidP="003A6432">
      <w:pPr>
        <w:pStyle w:val="Bullet-main"/>
        <w:numPr>
          <w:ilvl w:val="0"/>
          <w:numId w:val="0"/>
        </w:numPr>
        <w:ind w:left="567" w:hanging="567"/>
        <w:rPr>
          <w:color w:val="FF0000"/>
        </w:rPr>
      </w:pPr>
    </w:p>
    <w:p w14:paraId="0478F897" w14:textId="550AA647" w:rsidR="00970302" w:rsidRPr="00587524" w:rsidRDefault="00970302" w:rsidP="003A6432">
      <w:pPr>
        <w:pStyle w:val="Bullet-main"/>
        <w:numPr>
          <w:ilvl w:val="0"/>
          <w:numId w:val="0"/>
        </w:numPr>
        <w:ind w:left="567" w:hanging="567"/>
        <w:rPr>
          <w:color w:val="FF0000"/>
        </w:rPr>
      </w:pPr>
      <w:r w:rsidRPr="00587524">
        <w:rPr>
          <w:color w:val="FF0000"/>
        </w:rPr>
        <w:t xml:space="preserve">I am writing to </w:t>
      </w:r>
      <w:r w:rsidR="001776B7" w:rsidRPr="00587524">
        <w:rPr>
          <w:color w:val="FF0000"/>
        </w:rPr>
        <w:t>inform you that we have successfully developed the logical data model based on the approv</w:t>
      </w:r>
      <w:r w:rsidR="000161FF" w:rsidRPr="00587524">
        <w:rPr>
          <w:color w:val="FF0000"/>
        </w:rPr>
        <w:t xml:space="preserve">ed Conceptual Data Model for </w:t>
      </w:r>
      <w:proofErr w:type="spellStart"/>
      <w:r w:rsidR="000161FF" w:rsidRPr="00587524">
        <w:rPr>
          <w:color w:val="FF0000"/>
        </w:rPr>
        <w:t>qld_sunnies</w:t>
      </w:r>
      <w:proofErr w:type="spellEnd"/>
      <w:r w:rsidR="000161FF" w:rsidRPr="00587524">
        <w:rPr>
          <w:color w:val="FF0000"/>
        </w:rPr>
        <w:t xml:space="preserve">. The Logical Data Model includes details </w:t>
      </w:r>
      <w:r w:rsidR="00C146D3" w:rsidRPr="00587524">
        <w:rPr>
          <w:color w:val="FF0000"/>
        </w:rPr>
        <w:t>of other relevant attributes with each table</w:t>
      </w:r>
      <w:r w:rsidR="00C0667F" w:rsidRPr="00587524">
        <w:rPr>
          <w:color w:val="FF0000"/>
        </w:rPr>
        <w:t>, align it with each primary key,</w:t>
      </w:r>
      <w:ins w:id="8" w:author="Microsoft Word" w:date="2024-11-13T11:27:00Z" w16du:dateUtc="2024-11-13T01:27:00Z">
        <w:r w:rsidR="006464FA" w:rsidRPr="00587524">
          <w:rPr>
            <w:color w:val="FF0000"/>
          </w:rPr>
          <w:t xml:space="preserve"> and the data types of each attribute.</w:t>
        </w:r>
      </w:ins>
    </w:p>
    <w:p w14:paraId="33365FF8" w14:textId="77777777" w:rsidR="00315162" w:rsidRPr="00587524" w:rsidRDefault="00315162" w:rsidP="003A6432">
      <w:pPr>
        <w:pStyle w:val="Bullet-main"/>
        <w:numPr>
          <w:ilvl w:val="0"/>
          <w:numId w:val="0"/>
        </w:numPr>
        <w:ind w:left="567" w:hanging="567"/>
        <w:rPr>
          <w:color w:val="FF0000"/>
        </w:rPr>
      </w:pPr>
    </w:p>
    <w:p w14:paraId="212EACB1" w14:textId="03ACA877" w:rsidR="00315162" w:rsidRPr="00587524" w:rsidRDefault="00315162" w:rsidP="003A6432">
      <w:pPr>
        <w:pStyle w:val="Bullet-main"/>
        <w:numPr>
          <w:ilvl w:val="0"/>
          <w:numId w:val="0"/>
        </w:numPr>
        <w:ind w:left="567" w:hanging="567"/>
        <w:rPr>
          <w:color w:val="FF0000"/>
        </w:rPr>
      </w:pPr>
      <w:r w:rsidRPr="00587524">
        <w:rPr>
          <w:color w:val="FF0000"/>
        </w:rPr>
        <w:t>Please find attached the Logical data model for your review. We kin</w:t>
      </w:r>
      <w:r w:rsidR="0030096E" w:rsidRPr="00587524">
        <w:rPr>
          <w:color w:val="FF0000"/>
        </w:rPr>
        <w:t xml:space="preserve">dly </w:t>
      </w:r>
      <w:r w:rsidR="00593C5E" w:rsidRPr="00587524">
        <w:rPr>
          <w:color w:val="FF0000"/>
        </w:rPr>
        <w:t xml:space="preserve">request your approval to proceed with this model. Your </w:t>
      </w:r>
      <w:r w:rsidR="00D81148" w:rsidRPr="00587524">
        <w:rPr>
          <w:color w:val="FF0000"/>
        </w:rPr>
        <w:t>feedback</w:t>
      </w:r>
      <w:r w:rsidR="00593C5E" w:rsidRPr="00587524">
        <w:rPr>
          <w:color w:val="FF0000"/>
        </w:rPr>
        <w:t xml:space="preserve"> and approval are essential to ensure that </w:t>
      </w:r>
      <w:r w:rsidR="000B5F59" w:rsidRPr="00587524">
        <w:rPr>
          <w:color w:val="FF0000"/>
        </w:rPr>
        <w:t>the model aligns with your requirements and expectations.</w:t>
      </w:r>
      <w:r w:rsidR="00D81148" w:rsidRPr="00587524">
        <w:rPr>
          <w:color w:val="FF0000"/>
        </w:rPr>
        <w:t xml:space="preserve"> If you have any questions</w:t>
      </w:r>
      <w:r w:rsidR="006E03C4" w:rsidRPr="00587524">
        <w:rPr>
          <w:color w:val="FF0000"/>
        </w:rPr>
        <w:t xml:space="preserve"> or need further clarification, please feel free to contact me. </w:t>
      </w:r>
    </w:p>
    <w:p w14:paraId="2F7787E5" w14:textId="3792895B" w:rsidR="006E03C4" w:rsidRPr="00587524" w:rsidRDefault="006E03C4" w:rsidP="003A6432">
      <w:pPr>
        <w:pStyle w:val="Bullet-main"/>
        <w:numPr>
          <w:ilvl w:val="0"/>
          <w:numId w:val="0"/>
        </w:numPr>
        <w:ind w:left="567" w:hanging="567"/>
        <w:rPr>
          <w:color w:val="FF0000"/>
        </w:rPr>
      </w:pPr>
      <w:r w:rsidRPr="00587524">
        <w:rPr>
          <w:color w:val="FF0000"/>
        </w:rPr>
        <w:t>Thank you for your continued support and collaboration.</w:t>
      </w:r>
    </w:p>
    <w:p w14:paraId="695212C5" w14:textId="77777777" w:rsidR="006E03C4" w:rsidRPr="00587524" w:rsidRDefault="006E03C4" w:rsidP="003A6432">
      <w:pPr>
        <w:pStyle w:val="Bullet-main"/>
        <w:numPr>
          <w:ilvl w:val="0"/>
          <w:numId w:val="0"/>
        </w:numPr>
        <w:ind w:left="567" w:hanging="567"/>
        <w:rPr>
          <w:color w:val="FF0000"/>
        </w:rPr>
      </w:pPr>
    </w:p>
    <w:p w14:paraId="7CADD16C" w14:textId="5E78399D" w:rsidR="006E03C4" w:rsidRPr="00587524" w:rsidRDefault="006E03C4" w:rsidP="003A6432">
      <w:pPr>
        <w:pStyle w:val="Bullet-main"/>
        <w:numPr>
          <w:ilvl w:val="0"/>
          <w:numId w:val="0"/>
        </w:numPr>
        <w:ind w:left="567" w:hanging="567"/>
        <w:rPr>
          <w:color w:val="FF0000"/>
        </w:rPr>
      </w:pPr>
      <w:r w:rsidRPr="00587524">
        <w:rPr>
          <w:color w:val="FF0000"/>
        </w:rPr>
        <w:t>Best regards,</w:t>
      </w:r>
    </w:p>
    <w:p w14:paraId="544FB656" w14:textId="736AA5B2" w:rsidR="006E03C4" w:rsidRPr="00587524" w:rsidRDefault="006E03C4" w:rsidP="003A6432">
      <w:pPr>
        <w:pStyle w:val="Bullet-main"/>
        <w:numPr>
          <w:ilvl w:val="0"/>
          <w:numId w:val="0"/>
        </w:numPr>
        <w:ind w:left="567" w:hanging="567"/>
        <w:rPr>
          <w:color w:val="FF0000"/>
        </w:rPr>
      </w:pPr>
      <w:r w:rsidRPr="00587524">
        <w:rPr>
          <w:color w:val="FF0000"/>
        </w:rPr>
        <w:t>Beau</w:t>
      </w:r>
      <w:r w:rsidR="00D47109" w:rsidRPr="00587524">
        <w:rPr>
          <w:color w:val="FF0000"/>
        </w:rPr>
        <w:t xml:space="preserve"> White</w:t>
      </w:r>
    </w:p>
    <w:p w14:paraId="0676C09D" w14:textId="77777777" w:rsidR="000B5F59" w:rsidRPr="00587524" w:rsidRDefault="000B5F59" w:rsidP="003A6432">
      <w:pPr>
        <w:pStyle w:val="Bullet-main"/>
        <w:numPr>
          <w:ilvl w:val="0"/>
          <w:numId w:val="0"/>
        </w:numPr>
        <w:ind w:left="567" w:hanging="567"/>
        <w:rPr>
          <w:color w:val="FF0000"/>
        </w:rPr>
      </w:pPr>
    </w:p>
    <w:p w14:paraId="611D3ACA" w14:textId="77777777" w:rsidR="00A47937" w:rsidRPr="00587524" w:rsidRDefault="00A47937" w:rsidP="003A6432">
      <w:pPr>
        <w:pStyle w:val="Bullet-main"/>
        <w:numPr>
          <w:ilvl w:val="0"/>
          <w:numId w:val="0"/>
        </w:numPr>
        <w:ind w:left="567" w:hanging="567"/>
        <w:rPr>
          <w:color w:val="FF0000"/>
        </w:rPr>
      </w:pPr>
    </w:p>
    <w:p w14:paraId="7F230F91" w14:textId="77777777" w:rsidR="00A47937" w:rsidRPr="00587524" w:rsidRDefault="00A47937" w:rsidP="003A6432">
      <w:pPr>
        <w:pStyle w:val="Bullet-main"/>
        <w:numPr>
          <w:ilvl w:val="0"/>
          <w:numId w:val="0"/>
        </w:numPr>
        <w:ind w:left="567" w:hanging="567"/>
        <w:rPr>
          <w:color w:val="FF0000"/>
        </w:rPr>
      </w:pPr>
    </w:p>
    <w:p w14:paraId="03D6C45B" w14:textId="11057821" w:rsidR="00A47937" w:rsidRPr="00587524" w:rsidRDefault="00B64E29" w:rsidP="003A6432">
      <w:pPr>
        <w:pStyle w:val="Bullet-main"/>
        <w:numPr>
          <w:ilvl w:val="0"/>
          <w:numId w:val="0"/>
        </w:numPr>
        <w:ind w:left="567" w:hanging="567"/>
        <w:rPr>
          <w:color w:val="FF0000"/>
        </w:rPr>
      </w:pPr>
      <w:r w:rsidRPr="00587524">
        <w:rPr>
          <w:color w:val="FF0000"/>
        </w:rPr>
        <w:lastRenderedPageBreak/>
        <w:t xml:space="preserve">To </w:t>
      </w:r>
      <w:hyperlink r:id="rId21" w:history="1">
        <w:r w:rsidR="00401155" w:rsidRPr="00587524">
          <w:rPr>
            <w:rStyle w:val="Hyperlink"/>
            <w:color w:val="FF0000"/>
          </w:rPr>
          <w:t>beauW@gmail.com</w:t>
        </w:r>
      </w:hyperlink>
    </w:p>
    <w:p w14:paraId="7A1E1F0D" w14:textId="5A79DCA9" w:rsidR="00401155" w:rsidRPr="00587524" w:rsidRDefault="00401155" w:rsidP="003A6432">
      <w:pPr>
        <w:pStyle w:val="Bullet-main"/>
        <w:numPr>
          <w:ilvl w:val="0"/>
          <w:numId w:val="0"/>
        </w:numPr>
        <w:ind w:left="567" w:hanging="567"/>
        <w:rPr>
          <w:color w:val="FF0000"/>
        </w:rPr>
      </w:pPr>
      <w:r w:rsidRPr="00587524">
        <w:rPr>
          <w:color w:val="FF0000"/>
        </w:rPr>
        <w:t>Subject: Approval of the Logical Data Model</w:t>
      </w:r>
    </w:p>
    <w:p w14:paraId="47294B10" w14:textId="05D24740" w:rsidR="00401155" w:rsidRPr="00587524" w:rsidRDefault="00401155" w:rsidP="003A6432">
      <w:pPr>
        <w:pStyle w:val="Bullet-main"/>
        <w:numPr>
          <w:ilvl w:val="0"/>
          <w:numId w:val="0"/>
        </w:numPr>
        <w:ind w:left="567" w:hanging="567"/>
        <w:rPr>
          <w:color w:val="FF0000"/>
        </w:rPr>
      </w:pPr>
      <w:r w:rsidRPr="00587524">
        <w:rPr>
          <w:color w:val="FF0000"/>
        </w:rPr>
        <w:t>Dear Beau</w:t>
      </w:r>
    </w:p>
    <w:p w14:paraId="0A29F91A" w14:textId="34F4A3BD" w:rsidR="00401155" w:rsidRPr="00587524" w:rsidRDefault="00401155" w:rsidP="003A6432">
      <w:pPr>
        <w:pStyle w:val="Bullet-main"/>
        <w:numPr>
          <w:ilvl w:val="0"/>
          <w:numId w:val="0"/>
        </w:numPr>
        <w:ind w:left="567" w:hanging="567"/>
        <w:rPr>
          <w:color w:val="FF0000"/>
        </w:rPr>
      </w:pPr>
      <w:r w:rsidRPr="00587524">
        <w:rPr>
          <w:color w:val="FF0000"/>
        </w:rPr>
        <w:t xml:space="preserve">Thank you for sharing </w:t>
      </w:r>
      <w:r w:rsidR="00B96B09" w:rsidRPr="00587524">
        <w:rPr>
          <w:color w:val="FF0000"/>
        </w:rPr>
        <w:t xml:space="preserve">the Logical Data Model for the </w:t>
      </w:r>
      <w:proofErr w:type="spellStart"/>
      <w:r w:rsidR="00B96B09" w:rsidRPr="00587524">
        <w:rPr>
          <w:color w:val="FF0000"/>
        </w:rPr>
        <w:t>qld_sunnies</w:t>
      </w:r>
      <w:proofErr w:type="spellEnd"/>
      <w:r w:rsidR="00B96B09" w:rsidRPr="00587524">
        <w:rPr>
          <w:color w:val="FF0000"/>
        </w:rPr>
        <w:t>. I have reviewed the details</w:t>
      </w:r>
      <w:r w:rsidR="00822CA3" w:rsidRPr="00587524">
        <w:rPr>
          <w:color w:val="FF0000"/>
        </w:rPr>
        <w:t xml:space="preserve"> and am pleased to inform you that the Logical Data Model meets our requirements and expectations.</w:t>
      </w:r>
    </w:p>
    <w:p w14:paraId="603C375F" w14:textId="77777777" w:rsidR="00822CA3" w:rsidRPr="00587524" w:rsidRDefault="00822CA3" w:rsidP="003A6432">
      <w:pPr>
        <w:pStyle w:val="Bullet-main"/>
        <w:numPr>
          <w:ilvl w:val="0"/>
          <w:numId w:val="0"/>
        </w:numPr>
        <w:ind w:left="567" w:hanging="567"/>
        <w:rPr>
          <w:color w:val="FF0000"/>
        </w:rPr>
      </w:pPr>
    </w:p>
    <w:p w14:paraId="0A532A9D" w14:textId="1D32BA90" w:rsidR="00822CA3" w:rsidRPr="00587524" w:rsidRDefault="00822CA3" w:rsidP="003A6432">
      <w:pPr>
        <w:pStyle w:val="Bullet-main"/>
        <w:numPr>
          <w:ilvl w:val="0"/>
          <w:numId w:val="0"/>
        </w:numPr>
        <w:ind w:left="567" w:hanging="567"/>
        <w:rPr>
          <w:color w:val="FF0000"/>
        </w:rPr>
      </w:pPr>
      <w:r w:rsidRPr="00587524">
        <w:rPr>
          <w:color w:val="FF0000"/>
        </w:rPr>
        <w:t xml:space="preserve">You have </w:t>
      </w:r>
      <w:r w:rsidR="00B1682D" w:rsidRPr="00587524">
        <w:rPr>
          <w:color w:val="FF0000"/>
        </w:rPr>
        <w:t xml:space="preserve">my approval to proceed with the next steps, including the development of the Physical Data Model and the subsequent implementation. </w:t>
      </w:r>
    </w:p>
    <w:p w14:paraId="3756DDA1" w14:textId="50F6E38E" w:rsidR="00B1682D" w:rsidRPr="00587524" w:rsidRDefault="00B1682D" w:rsidP="003A6432">
      <w:pPr>
        <w:pStyle w:val="Bullet-main"/>
        <w:numPr>
          <w:ilvl w:val="0"/>
          <w:numId w:val="0"/>
        </w:numPr>
        <w:ind w:left="567" w:hanging="567"/>
        <w:rPr>
          <w:color w:val="FF0000"/>
        </w:rPr>
      </w:pPr>
      <w:r w:rsidRPr="00587524">
        <w:rPr>
          <w:color w:val="FF0000"/>
        </w:rPr>
        <w:t>If there are any further details or additional information needed, please feel free to contact me.</w:t>
      </w:r>
    </w:p>
    <w:p w14:paraId="3C6DD88C" w14:textId="2B1816ED" w:rsidR="00B1682D" w:rsidRPr="00587524" w:rsidRDefault="00B1682D" w:rsidP="003A6432">
      <w:pPr>
        <w:pStyle w:val="Bullet-main"/>
        <w:numPr>
          <w:ilvl w:val="0"/>
          <w:numId w:val="0"/>
        </w:numPr>
        <w:ind w:left="567" w:hanging="567"/>
        <w:rPr>
          <w:color w:val="FF0000"/>
        </w:rPr>
      </w:pPr>
      <w:r w:rsidRPr="00587524">
        <w:rPr>
          <w:color w:val="FF0000"/>
        </w:rPr>
        <w:t xml:space="preserve">Best regards, </w:t>
      </w:r>
    </w:p>
    <w:p w14:paraId="2FACAF66" w14:textId="6C248250" w:rsidR="00B1682D" w:rsidRPr="00587524" w:rsidRDefault="00B1682D" w:rsidP="003A6432">
      <w:pPr>
        <w:pStyle w:val="Bullet-main"/>
        <w:numPr>
          <w:ilvl w:val="0"/>
          <w:numId w:val="0"/>
        </w:numPr>
        <w:ind w:left="567" w:hanging="567"/>
        <w:rPr>
          <w:color w:val="FF0000"/>
        </w:rPr>
      </w:pPr>
      <w:r w:rsidRPr="00587524">
        <w:rPr>
          <w:color w:val="FF0000"/>
        </w:rPr>
        <w:t>David Hunt</w:t>
      </w:r>
    </w:p>
    <w:p w14:paraId="589CF158" w14:textId="77777777" w:rsidR="000B5F59" w:rsidRPr="00C11D1E" w:rsidRDefault="000B5F59" w:rsidP="003A6432">
      <w:pPr>
        <w:pStyle w:val="Bullet-main"/>
        <w:numPr>
          <w:ilvl w:val="0"/>
          <w:numId w:val="0"/>
        </w:numPr>
        <w:ind w:left="567" w:hanging="567"/>
        <w:rPr>
          <w:color w:val="4F81BD" w:themeColor="accent1"/>
        </w:rPr>
      </w:pPr>
    </w:p>
    <w:p w14:paraId="55761070" w14:textId="77777777" w:rsidR="00472C5A" w:rsidRDefault="00472C5A" w:rsidP="00472C5A">
      <w:pPr>
        <w:widowControl/>
        <w:suppressAutoHyphens w:val="0"/>
        <w:spacing w:before="0" w:after="0" w:line="240" w:lineRule="auto"/>
      </w:pPr>
      <w:r>
        <w:br w:type="page"/>
      </w:r>
    </w:p>
    <w:p w14:paraId="74A8500E" w14:textId="77777777" w:rsidR="003A6432" w:rsidRDefault="003A6432" w:rsidP="00472C5A">
      <w:pPr>
        <w:widowControl/>
        <w:suppressAutoHyphens w:val="0"/>
        <w:spacing w:before="0" w:after="0" w:line="240" w:lineRule="auto"/>
      </w:pPr>
    </w:p>
    <w:p w14:paraId="40FEFE68" w14:textId="77777777" w:rsidR="003A6432" w:rsidRDefault="003A6432" w:rsidP="00472C5A">
      <w:pPr>
        <w:widowControl/>
        <w:suppressAutoHyphens w:val="0"/>
        <w:spacing w:before="0" w:after="0" w:line="240" w:lineRule="auto"/>
      </w:pPr>
    </w:p>
    <w:p w14:paraId="78B1464D" w14:textId="77777777" w:rsidR="003A6432" w:rsidRDefault="003A6432" w:rsidP="00472C5A">
      <w:pPr>
        <w:widowControl/>
        <w:suppressAutoHyphens w:val="0"/>
        <w:spacing w:before="0" w:after="0" w:line="240" w:lineRule="auto"/>
      </w:pPr>
    </w:p>
    <w:p w14:paraId="2D616C29" w14:textId="1CB9C25D" w:rsidR="00472C5A" w:rsidRDefault="00472C5A" w:rsidP="004C1DF4">
      <w:pPr>
        <w:pStyle w:val="Heading2"/>
      </w:pPr>
      <w:r>
        <w:t>Task 5</w:t>
      </w:r>
      <w:r w:rsidR="0057591C">
        <w:t>:</w:t>
      </w:r>
      <w:r>
        <w:t xml:space="preserve"> Business rules and constraints</w:t>
      </w:r>
    </w:p>
    <w:p w14:paraId="0D7F21B6" w14:textId="77777777" w:rsidR="00472C5A" w:rsidRDefault="00472C5A" w:rsidP="00472C5A">
      <w:pPr>
        <w:pStyle w:val="ListParagraph"/>
        <w:numPr>
          <w:ilvl w:val="0"/>
          <w:numId w:val="28"/>
        </w:numPr>
        <w:ind w:left="567" w:hanging="567"/>
        <w:contextualSpacing w:val="0"/>
      </w:pPr>
      <w:r>
        <w:t>Business rules - Identify a minimum of five (5) business rules that apply to the database/website project.</w:t>
      </w:r>
    </w:p>
    <w:p w14:paraId="7B55F3E8" w14:textId="436C1CB4" w:rsidR="00A403D0" w:rsidRPr="00342029" w:rsidRDefault="00A403D0" w:rsidP="00A403D0">
      <w:pPr>
        <w:pStyle w:val="ListParagraph"/>
        <w:ind w:left="567"/>
        <w:rPr>
          <w:b/>
          <w:bCs/>
          <w:color w:val="31849B" w:themeColor="accent5" w:themeShade="BF"/>
          <w:u w:val="single"/>
        </w:rPr>
      </w:pPr>
      <w:r w:rsidRPr="00A403D0">
        <w:rPr>
          <w:color w:val="31849B" w:themeColor="accent5" w:themeShade="BF"/>
        </w:rPr>
        <w:t xml:space="preserve"> </w:t>
      </w:r>
      <w:r w:rsidRPr="00A403D0">
        <w:rPr>
          <w:b/>
          <w:bCs/>
          <w:color w:val="31849B" w:themeColor="accent5" w:themeShade="BF"/>
          <w:u w:val="single"/>
        </w:rPr>
        <w:t>Account Creation and Unique Identification</w:t>
      </w:r>
    </w:p>
    <w:p w14:paraId="62AEC07D" w14:textId="77777777" w:rsidR="00342029" w:rsidRPr="00A403D0" w:rsidRDefault="00342029" w:rsidP="00A403D0">
      <w:pPr>
        <w:pStyle w:val="ListParagraph"/>
        <w:ind w:left="567"/>
        <w:rPr>
          <w:color w:val="31849B" w:themeColor="accent5" w:themeShade="BF"/>
        </w:rPr>
      </w:pPr>
    </w:p>
    <w:p w14:paraId="2B7B027E" w14:textId="77777777" w:rsidR="00A403D0" w:rsidRDefault="00A403D0" w:rsidP="00A403D0">
      <w:pPr>
        <w:pStyle w:val="ListParagraph"/>
        <w:numPr>
          <w:ilvl w:val="0"/>
          <w:numId w:val="30"/>
        </w:numPr>
        <w:rPr>
          <w:color w:val="31849B" w:themeColor="accent5" w:themeShade="BF"/>
        </w:rPr>
      </w:pPr>
      <w:r w:rsidRPr="00A403D0">
        <w:rPr>
          <w:color w:val="31849B" w:themeColor="accent5" w:themeShade="BF"/>
        </w:rPr>
        <w:t>Each customer account must have a unique email address, which serves as the primary identifier and cannot be changed once registered. If a customer wants to change their email, they must create a new account.</w:t>
      </w:r>
    </w:p>
    <w:p w14:paraId="4C0789EC" w14:textId="77777777" w:rsidR="00342029" w:rsidRPr="00A403D0" w:rsidRDefault="00342029" w:rsidP="00342029">
      <w:pPr>
        <w:pStyle w:val="ListParagraph"/>
        <w:rPr>
          <w:color w:val="31849B" w:themeColor="accent5" w:themeShade="BF"/>
        </w:rPr>
      </w:pPr>
    </w:p>
    <w:p w14:paraId="291B7551" w14:textId="7495F432" w:rsidR="00A403D0" w:rsidRPr="00342029" w:rsidRDefault="00A403D0" w:rsidP="00A403D0">
      <w:pPr>
        <w:pStyle w:val="ListParagraph"/>
        <w:ind w:left="567"/>
        <w:rPr>
          <w:b/>
          <w:bCs/>
          <w:color w:val="31849B" w:themeColor="accent5" w:themeShade="BF"/>
          <w:u w:val="single"/>
        </w:rPr>
      </w:pPr>
      <w:r w:rsidRPr="00A403D0">
        <w:rPr>
          <w:color w:val="31849B" w:themeColor="accent5" w:themeShade="BF"/>
        </w:rPr>
        <w:t xml:space="preserve">  </w:t>
      </w:r>
      <w:r w:rsidRPr="00A403D0">
        <w:rPr>
          <w:b/>
          <w:bCs/>
          <w:color w:val="31849B" w:themeColor="accent5" w:themeShade="BF"/>
          <w:u w:val="single"/>
        </w:rPr>
        <w:t>Order Quantity Limits</w:t>
      </w:r>
    </w:p>
    <w:p w14:paraId="69177694" w14:textId="77777777" w:rsidR="00342029" w:rsidRPr="00A403D0" w:rsidRDefault="00342029" w:rsidP="00A403D0">
      <w:pPr>
        <w:pStyle w:val="ListParagraph"/>
        <w:ind w:left="567"/>
        <w:rPr>
          <w:color w:val="31849B" w:themeColor="accent5" w:themeShade="BF"/>
        </w:rPr>
      </w:pPr>
    </w:p>
    <w:p w14:paraId="1D705A3A" w14:textId="77777777" w:rsidR="00A403D0" w:rsidRDefault="00A403D0" w:rsidP="00A403D0">
      <w:pPr>
        <w:pStyle w:val="ListParagraph"/>
        <w:numPr>
          <w:ilvl w:val="0"/>
          <w:numId w:val="31"/>
        </w:numPr>
        <w:rPr>
          <w:color w:val="31849B" w:themeColor="accent5" w:themeShade="BF"/>
        </w:rPr>
      </w:pPr>
      <w:r w:rsidRPr="00A403D0">
        <w:rPr>
          <w:color w:val="31849B" w:themeColor="accent5" w:themeShade="BF"/>
        </w:rPr>
        <w:t>Customers can order a maximum of 50 items per order and a minimum of 1 item. Attempting to place an order outside these limits will result in an error.</w:t>
      </w:r>
    </w:p>
    <w:p w14:paraId="1687668E" w14:textId="77777777" w:rsidR="00342029" w:rsidRPr="00342029" w:rsidRDefault="00342029" w:rsidP="00342029">
      <w:pPr>
        <w:rPr>
          <w:color w:val="31849B" w:themeColor="accent5" w:themeShade="BF"/>
        </w:rPr>
      </w:pPr>
    </w:p>
    <w:p w14:paraId="7A422694" w14:textId="0E976233" w:rsidR="00A403D0" w:rsidRPr="00342029" w:rsidRDefault="00A403D0" w:rsidP="00A403D0">
      <w:pPr>
        <w:pStyle w:val="ListParagraph"/>
        <w:ind w:left="567"/>
        <w:rPr>
          <w:b/>
          <w:bCs/>
          <w:color w:val="31849B" w:themeColor="accent5" w:themeShade="BF"/>
          <w:u w:val="single"/>
        </w:rPr>
      </w:pPr>
      <w:r w:rsidRPr="00A403D0">
        <w:rPr>
          <w:b/>
          <w:bCs/>
          <w:color w:val="31849B" w:themeColor="accent5" w:themeShade="BF"/>
          <w:u w:val="single"/>
        </w:rPr>
        <w:t>Password Requirements</w:t>
      </w:r>
    </w:p>
    <w:p w14:paraId="0B68465A" w14:textId="77777777" w:rsidR="00342029" w:rsidRPr="00A403D0" w:rsidRDefault="00342029" w:rsidP="00A403D0">
      <w:pPr>
        <w:pStyle w:val="ListParagraph"/>
        <w:ind w:left="567"/>
        <w:rPr>
          <w:color w:val="31849B" w:themeColor="accent5" w:themeShade="BF"/>
        </w:rPr>
      </w:pPr>
    </w:p>
    <w:p w14:paraId="56CEEEDB" w14:textId="77777777" w:rsidR="00A403D0" w:rsidRDefault="00A403D0" w:rsidP="00A403D0">
      <w:pPr>
        <w:pStyle w:val="ListParagraph"/>
        <w:numPr>
          <w:ilvl w:val="0"/>
          <w:numId w:val="32"/>
        </w:numPr>
        <w:rPr>
          <w:color w:val="31849B" w:themeColor="accent5" w:themeShade="BF"/>
        </w:rPr>
      </w:pPr>
      <w:r w:rsidRPr="00A403D0">
        <w:rPr>
          <w:color w:val="31849B" w:themeColor="accent5" w:themeShade="BF"/>
        </w:rPr>
        <w:t>Passwords must be at least 10 characters long and include at least one uppercase letter, one number, and one special character. This ensures strong security for customer and admin accounts.</w:t>
      </w:r>
    </w:p>
    <w:p w14:paraId="2D0C6ECF" w14:textId="77777777" w:rsidR="00342029" w:rsidRPr="00A403D0" w:rsidRDefault="00342029" w:rsidP="00342029">
      <w:pPr>
        <w:pStyle w:val="ListParagraph"/>
        <w:rPr>
          <w:color w:val="31849B" w:themeColor="accent5" w:themeShade="BF"/>
        </w:rPr>
      </w:pPr>
    </w:p>
    <w:p w14:paraId="5BAE2165" w14:textId="1FFCA141" w:rsidR="00A403D0" w:rsidRPr="00AB0939" w:rsidRDefault="00A403D0" w:rsidP="00A403D0">
      <w:pPr>
        <w:pStyle w:val="ListParagraph"/>
        <w:ind w:left="567"/>
        <w:rPr>
          <w:b/>
          <w:bCs/>
          <w:color w:val="31849B" w:themeColor="accent5" w:themeShade="BF"/>
          <w:u w:val="single"/>
        </w:rPr>
      </w:pPr>
      <w:r w:rsidRPr="00A403D0">
        <w:rPr>
          <w:color w:val="31849B" w:themeColor="accent5" w:themeShade="BF"/>
        </w:rPr>
        <w:t xml:space="preserve"> </w:t>
      </w:r>
      <w:r w:rsidRPr="00A403D0">
        <w:rPr>
          <w:b/>
          <w:bCs/>
          <w:color w:val="31849B" w:themeColor="accent5" w:themeShade="BF"/>
          <w:u w:val="single"/>
        </w:rPr>
        <w:t>Data Retention for Sales Records</w:t>
      </w:r>
    </w:p>
    <w:p w14:paraId="025AA31E" w14:textId="77777777" w:rsidR="00342029" w:rsidRPr="00A403D0" w:rsidRDefault="00342029" w:rsidP="00A403D0">
      <w:pPr>
        <w:pStyle w:val="ListParagraph"/>
        <w:ind w:left="567"/>
        <w:rPr>
          <w:color w:val="31849B" w:themeColor="accent5" w:themeShade="BF"/>
        </w:rPr>
      </w:pPr>
    </w:p>
    <w:p w14:paraId="424417BA" w14:textId="77777777" w:rsidR="00A403D0" w:rsidRDefault="00A403D0" w:rsidP="00A403D0">
      <w:pPr>
        <w:pStyle w:val="ListParagraph"/>
        <w:numPr>
          <w:ilvl w:val="0"/>
          <w:numId w:val="33"/>
        </w:numPr>
        <w:rPr>
          <w:color w:val="31849B" w:themeColor="accent5" w:themeShade="BF"/>
        </w:rPr>
      </w:pPr>
      <w:r w:rsidRPr="00A403D0">
        <w:rPr>
          <w:color w:val="31849B" w:themeColor="accent5" w:themeShade="BF"/>
        </w:rPr>
        <w:t>Sales records must be timestamped and retained for seven years for compliance purposes. After this period, records may be archived or deleted as per business and legal requirements.</w:t>
      </w:r>
    </w:p>
    <w:p w14:paraId="402385F6" w14:textId="77777777" w:rsidR="00342029" w:rsidRPr="00A403D0" w:rsidRDefault="00342029" w:rsidP="00AB0939">
      <w:pPr>
        <w:pStyle w:val="ListParagraph"/>
        <w:rPr>
          <w:color w:val="31849B" w:themeColor="accent5" w:themeShade="BF"/>
        </w:rPr>
      </w:pPr>
    </w:p>
    <w:p w14:paraId="494F13F6" w14:textId="37638CFF" w:rsidR="00A403D0" w:rsidRPr="00AB0939" w:rsidRDefault="00A403D0" w:rsidP="00A403D0">
      <w:pPr>
        <w:pStyle w:val="ListParagraph"/>
        <w:ind w:left="567"/>
        <w:rPr>
          <w:b/>
          <w:bCs/>
          <w:color w:val="31849B" w:themeColor="accent5" w:themeShade="BF"/>
          <w:u w:val="single"/>
        </w:rPr>
      </w:pPr>
      <w:r w:rsidRPr="00A403D0">
        <w:rPr>
          <w:b/>
          <w:bCs/>
          <w:color w:val="31849B" w:themeColor="accent5" w:themeShade="BF"/>
          <w:u w:val="single"/>
        </w:rPr>
        <w:t>Shopping Cart Persistence and Order Finalization</w:t>
      </w:r>
    </w:p>
    <w:p w14:paraId="5BCC1621" w14:textId="77777777" w:rsidR="00342029" w:rsidRPr="00A403D0" w:rsidRDefault="00342029" w:rsidP="00A403D0">
      <w:pPr>
        <w:pStyle w:val="ListParagraph"/>
        <w:ind w:left="567"/>
        <w:rPr>
          <w:color w:val="31849B" w:themeColor="accent5" w:themeShade="BF"/>
        </w:rPr>
      </w:pPr>
    </w:p>
    <w:p w14:paraId="79BD9297" w14:textId="77777777" w:rsidR="00A403D0" w:rsidRPr="00A403D0" w:rsidRDefault="00A403D0" w:rsidP="00A403D0">
      <w:pPr>
        <w:pStyle w:val="ListParagraph"/>
        <w:numPr>
          <w:ilvl w:val="0"/>
          <w:numId w:val="34"/>
        </w:numPr>
        <w:rPr>
          <w:color w:val="31849B" w:themeColor="accent5" w:themeShade="BF"/>
        </w:rPr>
      </w:pPr>
      <w:r w:rsidRPr="00A403D0">
        <w:rPr>
          <w:color w:val="31849B" w:themeColor="accent5" w:themeShade="BF"/>
        </w:rPr>
        <w:t>Items in a customer's shopping cart can be edited (added/removed) until the order is placed. Once an order is finalized, the cart contents become locked and cannot be modified. If an item goes out of stock, it cannot be added to the cart or ordered.</w:t>
      </w:r>
    </w:p>
    <w:p w14:paraId="68B7534D" w14:textId="77777777" w:rsidR="002E37C3" w:rsidRDefault="002E37C3" w:rsidP="002E37C3">
      <w:pPr>
        <w:pStyle w:val="ListParagraph"/>
        <w:ind w:left="567"/>
        <w:contextualSpacing w:val="0"/>
      </w:pPr>
    </w:p>
    <w:p w14:paraId="6436E927" w14:textId="77777777" w:rsidR="00A67A99" w:rsidRDefault="00A67A99" w:rsidP="002E37C3">
      <w:pPr>
        <w:pStyle w:val="ListParagraph"/>
        <w:ind w:left="567"/>
        <w:contextualSpacing w:val="0"/>
      </w:pPr>
    </w:p>
    <w:p w14:paraId="48151182" w14:textId="77777777" w:rsidR="00A67A99" w:rsidRDefault="00A67A99" w:rsidP="002E37C3">
      <w:pPr>
        <w:pStyle w:val="ListParagraph"/>
        <w:ind w:left="567"/>
        <w:contextualSpacing w:val="0"/>
      </w:pPr>
    </w:p>
    <w:p w14:paraId="1A049B03" w14:textId="77777777" w:rsidR="00A67A99" w:rsidRDefault="00A67A99" w:rsidP="002E37C3">
      <w:pPr>
        <w:pStyle w:val="ListParagraph"/>
        <w:ind w:left="567"/>
        <w:contextualSpacing w:val="0"/>
      </w:pPr>
    </w:p>
    <w:p w14:paraId="5BCDCB05" w14:textId="77777777" w:rsidR="00A67A99" w:rsidRDefault="00A67A99" w:rsidP="002E37C3">
      <w:pPr>
        <w:pStyle w:val="ListParagraph"/>
        <w:ind w:left="567"/>
        <w:contextualSpacing w:val="0"/>
      </w:pPr>
    </w:p>
    <w:p w14:paraId="6C907314" w14:textId="77777777" w:rsidR="00A67A99" w:rsidRDefault="00A67A99" w:rsidP="002E37C3">
      <w:pPr>
        <w:pStyle w:val="ListParagraph"/>
        <w:ind w:left="567"/>
        <w:contextualSpacing w:val="0"/>
      </w:pPr>
    </w:p>
    <w:p w14:paraId="613CFB29" w14:textId="77777777" w:rsidR="00472C5A" w:rsidRDefault="00472C5A" w:rsidP="00472C5A">
      <w:pPr>
        <w:pStyle w:val="ListParagraph"/>
        <w:numPr>
          <w:ilvl w:val="0"/>
          <w:numId w:val="28"/>
        </w:numPr>
        <w:ind w:left="567" w:hanging="567"/>
        <w:contextualSpacing w:val="0"/>
      </w:pPr>
      <w:r>
        <w:t>Integrity constraints – Primary and foreign keys have been identified. Also identified in the data dictionary.</w:t>
      </w:r>
    </w:p>
    <w:p w14:paraId="6AEF9D8C" w14:textId="4E472497" w:rsidR="00472C5A" w:rsidRDefault="00472C5A" w:rsidP="00CD4A52">
      <w:pPr>
        <w:pStyle w:val="ListParagraph"/>
        <w:numPr>
          <w:ilvl w:val="0"/>
          <w:numId w:val="28"/>
        </w:numPr>
        <w:ind w:left="567" w:hanging="567"/>
        <w:contextualSpacing w:val="0"/>
      </w:pPr>
      <w:r>
        <w:t xml:space="preserve">Referential integrity constraints - Identify and set all referential integrity constraints. Use the table </w:t>
      </w:r>
      <w:r>
        <w:lastRenderedPageBreak/>
        <w:t xml:space="preserve">below to document the referential integrity constraints by indicating the rules and actions that apply to each foreign key. </w:t>
      </w:r>
    </w:p>
    <w:tbl>
      <w:tblPr>
        <w:tblStyle w:val="TableGrid1"/>
        <w:tblW w:w="9912" w:type="dxa"/>
        <w:tblInd w:w="562" w:type="dxa"/>
        <w:tblLook w:val="04A0" w:firstRow="1" w:lastRow="0" w:firstColumn="1" w:lastColumn="0" w:noHBand="0" w:noVBand="1"/>
      </w:tblPr>
      <w:tblGrid>
        <w:gridCol w:w="2007"/>
        <w:gridCol w:w="2420"/>
        <w:gridCol w:w="2099"/>
        <w:gridCol w:w="1605"/>
        <w:gridCol w:w="1781"/>
      </w:tblGrid>
      <w:tr w:rsidR="00472C5A" w14:paraId="3B5942F1" w14:textId="77777777" w:rsidTr="004F5A63">
        <w:trPr>
          <w:trHeight w:val="563"/>
        </w:trPr>
        <w:tc>
          <w:tcPr>
            <w:tcW w:w="200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7BE917" w14:textId="77777777" w:rsidR="00472C5A" w:rsidRPr="00CD4A52" w:rsidRDefault="00472C5A" w:rsidP="00CD4A52">
            <w:pPr>
              <w:pStyle w:val="TableHeading"/>
              <w:jc w:val="center"/>
            </w:pPr>
            <w:r w:rsidRPr="00CD4A52">
              <w:t>TABLE and FOREIGN KEY (FK)</w:t>
            </w:r>
          </w:p>
        </w:tc>
        <w:tc>
          <w:tcPr>
            <w:tcW w:w="242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A9DA1D" w14:textId="77777777" w:rsidR="00472C5A" w:rsidRPr="00CD4A52" w:rsidRDefault="00472C5A" w:rsidP="00CD4A52">
            <w:pPr>
              <w:pStyle w:val="TableHeading"/>
              <w:jc w:val="center"/>
            </w:pPr>
            <w:r w:rsidRPr="00CD4A52">
              <w:t>TABLE &amp; PRIMARY KEY it REFEENCES (PK)</w:t>
            </w:r>
          </w:p>
        </w:tc>
        <w:tc>
          <w:tcPr>
            <w:tcW w:w="370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2184AA" w14:textId="77777777" w:rsidR="00472C5A" w:rsidRDefault="00472C5A" w:rsidP="00BF7B31">
            <w:pPr>
              <w:pStyle w:val="TableHeading"/>
              <w:jc w:val="center"/>
            </w:pPr>
            <w:r>
              <w:t>REFERENTIAL INTEGRITY COSTRAINTS</w:t>
            </w:r>
          </w:p>
        </w:tc>
        <w:tc>
          <w:tcPr>
            <w:tcW w:w="178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EB70F5" w14:textId="77777777" w:rsidR="00472C5A" w:rsidRDefault="00472C5A" w:rsidP="00BF7B31">
            <w:pPr>
              <w:pStyle w:val="TableHeading"/>
              <w:jc w:val="center"/>
            </w:pPr>
            <w:r>
              <w:t>REFERENTIAL ACTIONS</w:t>
            </w:r>
          </w:p>
        </w:tc>
      </w:tr>
      <w:tr w:rsidR="00CD4A52" w14:paraId="794CCA62" w14:textId="77777777" w:rsidTr="004F5A63">
        <w:trPr>
          <w:trHeight w:val="304"/>
        </w:trPr>
        <w:tc>
          <w:tcPr>
            <w:tcW w:w="2007"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F5416BD" w14:textId="77777777" w:rsidR="00CD4A52" w:rsidRPr="00CD4A52" w:rsidRDefault="00CD4A52" w:rsidP="00CD4A52">
            <w:pPr>
              <w:pStyle w:val="TableHeading"/>
              <w:jc w:val="center"/>
            </w:pPr>
          </w:p>
        </w:tc>
        <w:tc>
          <w:tcPr>
            <w:tcW w:w="242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F91C8F" w14:textId="77777777" w:rsidR="00CD4A52" w:rsidRPr="00CD4A52" w:rsidRDefault="00CD4A52" w:rsidP="00CD4A52">
            <w:pPr>
              <w:pStyle w:val="TableHeading"/>
              <w:jc w:val="center"/>
            </w:pPr>
          </w:p>
        </w:tc>
        <w:tc>
          <w:tcPr>
            <w:tcW w:w="2099" w:type="dxa"/>
            <w:tcBorders>
              <w:top w:val="single" w:sz="4" w:space="0" w:color="auto"/>
              <w:left w:val="single" w:sz="4" w:space="0" w:color="auto"/>
              <w:bottom w:val="nil"/>
              <w:right w:val="single" w:sz="4" w:space="0" w:color="auto"/>
            </w:tcBorders>
            <w:shd w:val="clear" w:color="auto" w:fill="F2F2F2" w:themeFill="background1" w:themeFillShade="F2"/>
            <w:vAlign w:val="bottom"/>
          </w:tcPr>
          <w:p w14:paraId="60753BFD" w14:textId="0AE0EF75" w:rsidR="00CD4A52" w:rsidRDefault="00CD4A52" w:rsidP="00CD4A52">
            <w:pPr>
              <w:pStyle w:val="TableHeading"/>
              <w:jc w:val="center"/>
            </w:pPr>
            <w:r>
              <w:t>RULE 1</w:t>
            </w:r>
          </w:p>
        </w:tc>
        <w:tc>
          <w:tcPr>
            <w:tcW w:w="1605" w:type="dxa"/>
            <w:tcBorders>
              <w:top w:val="single" w:sz="4" w:space="0" w:color="auto"/>
              <w:left w:val="single" w:sz="4" w:space="0" w:color="auto"/>
              <w:bottom w:val="nil"/>
              <w:right w:val="single" w:sz="4" w:space="0" w:color="auto"/>
            </w:tcBorders>
            <w:shd w:val="clear" w:color="auto" w:fill="F2F2F2" w:themeFill="background1" w:themeFillShade="F2"/>
            <w:vAlign w:val="bottom"/>
          </w:tcPr>
          <w:p w14:paraId="2AC99A3A" w14:textId="48D1B9BC" w:rsidR="00CD4A52" w:rsidRDefault="00CD4A52" w:rsidP="00CD4A52">
            <w:pPr>
              <w:pStyle w:val="TableHeading"/>
              <w:jc w:val="center"/>
            </w:pPr>
            <w:r>
              <w:t>RULE 2</w:t>
            </w:r>
          </w:p>
        </w:tc>
        <w:tc>
          <w:tcPr>
            <w:tcW w:w="1781"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2E7BB7" w14:textId="77777777" w:rsidR="00CD4A52" w:rsidRDefault="00CD4A52" w:rsidP="00BF7B31">
            <w:pPr>
              <w:pStyle w:val="TableHeading"/>
              <w:jc w:val="center"/>
            </w:pPr>
          </w:p>
        </w:tc>
      </w:tr>
      <w:tr w:rsidR="00472C5A" w14:paraId="49B0C263" w14:textId="77777777" w:rsidTr="004F5A63">
        <w:trPr>
          <w:trHeight w:val="130"/>
        </w:trPr>
        <w:tc>
          <w:tcPr>
            <w:tcW w:w="2007" w:type="dxa"/>
            <w:vMerge/>
            <w:tcBorders>
              <w:top w:val="single" w:sz="4" w:space="0" w:color="auto"/>
              <w:left w:val="single" w:sz="4" w:space="0" w:color="auto"/>
              <w:bottom w:val="single" w:sz="4" w:space="0" w:color="auto"/>
              <w:right w:val="single" w:sz="4" w:space="0" w:color="auto"/>
            </w:tcBorders>
            <w:vAlign w:val="center"/>
            <w:hideMark/>
          </w:tcPr>
          <w:p w14:paraId="6A69EC84" w14:textId="77777777" w:rsidR="00472C5A" w:rsidRDefault="00472C5A" w:rsidP="00BF7B31">
            <w:pPr>
              <w:widowControl/>
              <w:suppressAutoHyphens w:val="0"/>
              <w:spacing w:before="0" w:after="0" w:line="240" w:lineRule="auto"/>
              <w:rPr>
                <w:rFonts w:cs="Arial"/>
                <w:b/>
                <w:kern w:val="2"/>
                <w:szCs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A38367" w14:textId="77777777" w:rsidR="00472C5A" w:rsidRDefault="00472C5A" w:rsidP="00BF7B31">
            <w:pPr>
              <w:widowControl/>
              <w:suppressAutoHyphens w:val="0"/>
              <w:spacing w:before="0" w:after="0" w:line="240" w:lineRule="auto"/>
              <w:rPr>
                <w:rFonts w:cs="Arial"/>
                <w:b/>
                <w:kern w:val="2"/>
                <w:szCs w:val="22"/>
              </w:rPr>
            </w:pPr>
          </w:p>
        </w:tc>
        <w:tc>
          <w:tcPr>
            <w:tcW w:w="2099" w:type="dxa"/>
            <w:tcBorders>
              <w:top w:val="nil"/>
              <w:left w:val="single" w:sz="4" w:space="0" w:color="auto"/>
              <w:bottom w:val="single" w:sz="4" w:space="0" w:color="auto"/>
              <w:right w:val="single" w:sz="4" w:space="0" w:color="auto"/>
            </w:tcBorders>
            <w:shd w:val="clear" w:color="auto" w:fill="F2F2F2" w:themeFill="background1" w:themeFillShade="F2"/>
            <w:hideMark/>
          </w:tcPr>
          <w:p w14:paraId="7DE0B55F" w14:textId="77777777" w:rsidR="00472C5A" w:rsidRPr="00CD4A52" w:rsidRDefault="00472C5A" w:rsidP="00CD4A52">
            <w:pPr>
              <w:pStyle w:val="TableHeading"/>
              <w:jc w:val="center"/>
              <w:rPr>
                <w:b w:val="0"/>
                <w:bCs/>
              </w:rPr>
            </w:pPr>
            <w:r w:rsidRPr="00CD4A52">
              <w:rPr>
                <w:b w:val="0"/>
                <w:bCs/>
              </w:rPr>
              <w:t>FK has the same declaration (data type and domain) that the PK it references</w:t>
            </w:r>
          </w:p>
        </w:tc>
        <w:tc>
          <w:tcPr>
            <w:tcW w:w="1605" w:type="dxa"/>
            <w:tcBorders>
              <w:top w:val="nil"/>
              <w:left w:val="single" w:sz="4" w:space="0" w:color="auto"/>
              <w:bottom w:val="single" w:sz="4" w:space="0" w:color="auto"/>
              <w:right w:val="single" w:sz="4" w:space="0" w:color="auto"/>
            </w:tcBorders>
            <w:shd w:val="clear" w:color="auto" w:fill="F2F2F2" w:themeFill="background1" w:themeFillShade="F2"/>
            <w:hideMark/>
          </w:tcPr>
          <w:p w14:paraId="42B6E1D0" w14:textId="77777777" w:rsidR="00472C5A" w:rsidRPr="00CD4A52" w:rsidRDefault="00472C5A" w:rsidP="00CD4A52">
            <w:pPr>
              <w:pStyle w:val="TableHeading"/>
              <w:jc w:val="center"/>
              <w:rPr>
                <w:b w:val="0"/>
                <w:bCs/>
              </w:rPr>
            </w:pPr>
            <w:r w:rsidRPr="00CD4A52">
              <w:rPr>
                <w:b w:val="0"/>
                <w:bCs/>
              </w:rPr>
              <w:t>FK value is equal to value in PK or NULL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01D0B6" w14:textId="77777777" w:rsidR="00472C5A" w:rsidRDefault="00472C5A" w:rsidP="00BF7B31">
            <w:pPr>
              <w:widowControl/>
              <w:suppressAutoHyphens w:val="0"/>
              <w:spacing w:before="0" w:after="0" w:line="240" w:lineRule="auto"/>
              <w:rPr>
                <w:rFonts w:cs="Arial"/>
                <w:b/>
                <w:kern w:val="2"/>
                <w:szCs w:val="22"/>
              </w:rPr>
            </w:pPr>
          </w:p>
        </w:tc>
      </w:tr>
      <w:tr w:rsidR="00472C5A" w14:paraId="40F9C8CB" w14:textId="77777777" w:rsidTr="004F5A63">
        <w:trPr>
          <w:trHeight w:val="1364"/>
        </w:trPr>
        <w:tc>
          <w:tcPr>
            <w:tcW w:w="2007" w:type="dxa"/>
            <w:tcBorders>
              <w:top w:val="single" w:sz="4" w:space="0" w:color="auto"/>
              <w:left w:val="single" w:sz="4" w:space="0" w:color="auto"/>
              <w:bottom w:val="single" w:sz="4" w:space="0" w:color="auto"/>
              <w:right w:val="single" w:sz="4" w:space="0" w:color="auto"/>
            </w:tcBorders>
            <w:vAlign w:val="center"/>
            <w:hideMark/>
          </w:tcPr>
          <w:p w14:paraId="23002015" w14:textId="77777777" w:rsidR="000B4D9D" w:rsidRPr="00155360" w:rsidRDefault="00F50A82" w:rsidP="00CD4A52">
            <w:pPr>
              <w:pStyle w:val="TableText"/>
              <w:rPr>
                <w:color w:val="31849B" w:themeColor="accent5" w:themeShade="BF"/>
              </w:rPr>
            </w:pPr>
            <w:r w:rsidRPr="00155360">
              <w:rPr>
                <w:color w:val="31849B" w:themeColor="accent5" w:themeShade="BF"/>
              </w:rPr>
              <w:t>Orders</w:t>
            </w:r>
            <w:r w:rsidR="000B4D9D" w:rsidRPr="00155360">
              <w:rPr>
                <w:color w:val="31849B" w:themeColor="accent5" w:themeShade="BF"/>
              </w:rPr>
              <w:t>,</w:t>
            </w:r>
          </w:p>
          <w:p w14:paraId="2BEE3636" w14:textId="57E3EA64" w:rsidR="00472C5A" w:rsidRPr="00155360" w:rsidRDefault="00472C5A" w:rsidP="00CD4A52">
            <w:pPr>
              <w:pStyle w:val="TableText"/>
              <w:rPr>
                <w:color w:val="31849B" w:themeColor="accent5" w:themeShade="BF"/>
              </w:rPr>
            </w:pPr>
            <w:r w:rsidRPr="00155360">
              <w:rPr>
                <w:color w:val="31849B" w:themeColor="accent5" w:themeShade="BF"/>
              </w:rPr>
              <w:t>(FK)</w:t>
            </w:r>
            <w:proofErr w:type="spellStart"/>
            <w:r w:rsidR="000B4D9D" w:rsidRPr="00155360">
              <w:rPr>
                <w:color w:val="31849B" w:themeColor="accent5" w:themeShade="BF"/>
              </w:rPr>
              <w:t>user_ID</w:t>
            </w:r>
            <w:proofErr w:type="spellEnd"/>
            <w:r w:rsidRPr="00155360">
              <w:rPr>
                <w:color w:val="31849B" w:themeColor="accent5" w:themeShade="BF"/>
              </w:rPr>
              <w:t xml:space="preserve"> </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91E0E1B" w14:textId="44205401" w:rsidR="00F110A7" w:rsidRPr="00155360" w:rsidRDefault="00F110A7" w:rsidP="00CD4A52">
            <w:pPr>
              <w:pStyle w:val="TableText"/>
              <w:rPr>
                <w:color w:val="31849B" w:themeColor="accent5" w:themeShade="BF"/>
              </w:rPr>
            </w:pPr>
            <w:r w:rsidRPr="00155360">
              <w:rPr>
                <w:color w:val="31849B" w:themeColor="accent5" w:themeShade="BF"/>
              </w:rPr>
              <w:t>User</w:t>
            </w:r>
          </w:p>
          <w:p w14:paraId="335ACDB2" w14:textId="110A3D06" w:rsidR="00472C5A" w:rsidRPr="00155360" w:rsidRDefault="00472C5A" w:rsidP="00CD4A52">
            <w:pPr>
              <w:pStyle w:val="TableText"/>
              <w:rPr>
                <w:color w:val="31849B" w:themeColor="accent5" w:themeShade="BF"/>
              </w:rPr>
            </w:pPr>
            <w:r w:rsidRPr="00155360">
              <w:rPr>
                <w:color w:val="31849B" w:themeColor="accent5" w:themeShade="BF"/>
              </w:rPr>
              <w:t>(PK)</w:t>
            </w:r>
            <w:proofErr w:type="spellStart"/>
            <w:r w:rsidR="00931424" w:rsidRPr="00155360">
              <w:rPr>
                <w:color w:val="31849B" w:themeColor="accent5" w:themeShade="BF"/>
              </w:rPr>
              <w:t>user_ID</w:t>
            </w:r>
            <w:proofErr w:type="spellEnd"/>
          </w:p>
        </w:tc>
        <w:tc>
          <w:tcPr>
            <w:tcW w:w="2099" w:type="dxa"/>
            <w:tcBorders>
              <w:top w:val="single" w:sz="4" w:space="0" w:color="auto"/>
              <w:left w:val="single" w:sz="4" w:space="0" w:color="auto"/>
              <w:bottom w:val="single" w:sz="4" w:space="0" w:color="auto"/>
              <w:right w:val="single" w:sz="4" w:space="0" w:color="auto"/>
            </w:tcBorders>
            <w:vAlign w:val="center"/>
            <w:hideMark/>
          </w:tcPr>
          <w:p w14:paraId="3D91E953" w14:textId="77777777" w:rsidR="00472C5A" w:rsidRPr="00155360" w:rsidRDefault="00472C5A" w:rsidP="00CD4A52">
            <w:pPr>
              <w:pStyle w:val="TableText"/>
              <w:rPr>
                <w:color w:val="31849B" w:themeColor="accent5" w:themeShade="BF"/>
              </w:rPr>
            </w:pPr>
            <w:r w:rsidRPr="00155360">
              <w:rPr>
                <w:color w:val="31849B" w:themeColor="accent5" w:themeShade="BF"/>
              </w:rPr>
              <w:t>Yes</w:t>
            </w:r>
          </w:p>
        </w:tc>
        <w:tc>
          <w:tcPr>
            <w:tcW w:w="1605" w:type="dxa"/>
            <w:tcBorders>
              <w:top w:val="single" w:sz="4" w:space="0" w:color="auto"/>
              <w:left w:val="single" w:sz="4" w:space="0" w:color="auto"/>
              <w:bottom w:val="single" w:sz="4" w:space="0" w:color="auto"/>
              <w:right w:val="single" w:sz="4" w:space="0" w:color="auto"/>
            </w:tcBorders>
            <w:vAlign w:val="center"/>
            <w:hideMark/>
          </w:tcPr>
          <w:p w14:paraId="21B0EFD1" w14:textId="77777777" w:rsidR="00472C5A" w:rsidRPr="00155360" w:rsidRDefault="00472C5A" w:rsidP="00CD4A52">
            <w:pPr>
              <w:pStyle w:val="TableText"/>
              <w:rPr>
                <w:color w:val="31849B" w:themeColor="accent5" w:themeShade="BF"/>
              </w:rPr>
            </w:pPr>
            <w:r w:rsidRPr="00155360">
              <w:rPr>
                <w:color w:val="31849B" w:themeColor="accent5" w:themeShade="BF"/>
              </w:rPr>
              <w:t>Yes</w:t>
            </w:r>
          </w:p>
        </w:tc>
        <w:tc>
          <w:tcPr>
            <w:tcW w:w="1781" w:type="dxa"/>
            <w:tcBorders>
              <w:top w:val="single" w:sz="4" w:space="0" w:color="auto"/>
              <w:left w:val="single" w:sz="4" w:space="0" w:color="auto"/>
              <w:bottom w:val="single" w:sz="4" w:space="0" w:color="auto"/>
              <w:right w:val="single" w:sz="4" w:space="0" w:color="auto"/>
            </w:tcBorders>
            <w:vAlign w:val="center"/>
            <w:hideMark/>
          </w:tcPr>
          <w:p w14:paraId="1BECF686" w14:textId="77777777" w:rsidR="00472C5A" w:rsidRPr="00155360" w:rsidRDefault="00472C5A" w:rsidP="00CD4A52">
            <w:pPr>
              <w:pStyle w:val="TableText"/>
              <w:rPr>
                <w:color w:val="31849B" w:themeColor="accent5" w:themeShade="BF"/>
              </w:rPr>
            </w:pPr>
            <w:r w:rsidRPr="00155360">
              <w:rPr>
                <w:color w:val="31849B" w:themeColor="accent5" w:themeShade="BF"/>
              </w:rPr>
              <w:t>ON DELETE CASCADE,</w:t>
            </w:r>
          </w:p>
          <w:p w14:paraId="6CBA4519" w14:textId="77777777" w:rsidR="00472C5A" w:rsidRPr="00155360" w:rsidRDefault="00472C5A" w:rsidP="00CD4A52">
            <w:pPr>
              <w:pStyle w:val="TableText"/>
              <w:rPr>
                <w:color w:val="31849B" w:themeColor="accent5" w:themeShade="BF"/>
              </w:rPr>
            </w:pPr>
            <w:r w:rsidRPr="00155360">
              <w:rPr>
                <w:color w:val="31849B" w:themeColor="accent5" w:themeShade="BF"/>
              </w:rPr>
              <w:t>ON UPDATE CASCADE</w:t>
            </w:r>
          </w:p>
        </w:tc>
      </w:tr>
      <w:tr w:rsidR="00472C5A" w14:paraId="13ABF9D7" w14:textId="77777777" w:rsidTr="004F5A63">
        <w:trPr>
          <w:trHeight w:val="787"/>
        </w:trPr>
        <w:tc>
          <w:tcPr>
            <w:tcW w:w="2007" w:type="dxa"/>
            <w:tcBorders>
              <w:top w:val="single" w:sz="4" w:space="0" w:color="auto"/>
              <w:left w:val="single" w:sz="4" w:space="0" w:color="auto"/>
              <w:bottom w:val="single" w:sz="4" w:space="0" w:color="auto"/>
              <w:right w:val="single" w:sz="4" w:space="0" w:color="auto"/>
            </w:tcBorders>
            <w:vAlign w:val="center"/>
            <w:hideMark/>
          </w:tcPr>
          <w:p w14:paraId="49E8A004" w14:textId="77777777" w:rsidR="00472C5A" w:rsidRPr="00155360" w:rsidRDefault="005B2DFA" w:rsidP="00CD4A52">
            <w:pPr>
              <w:pStyle w:val="TableText"/>
              <w:rPr>
                <w:color w:val="31849B" w:themeColor="accent5" w:themeShade="BF"/>
              </w:rPr>
            </w:pPr>
            <w:proofErr w:type="spellStart"/>
            <w:r w:rsidRPr="00155360">
              <w:rPr>
                <w:color w:val="31849B" w:themeColor="accent5" w:themeShade="BF"/>
              </w:rPr>
              <w:t>cart_item</w:t>
            </w:r>
            <w:proofErr w:type="spellEnd"/>
            <w:r w:rsidR="005B2CB8" w:rsidRPr="00155360">
              <w:rPr>
                <w:color w:val="31849B" w:themeColor="accent5" w:themeShade="BF"/>
              </w:rPr>
              <w:t>,</w:t>
            </w:r>
          </w:p>
          <w:p w14:paraId="4998DF33" w14:textId="16A97C34" w:rsidR="005B2CB8" w:rsidRPr="00155360" w:rsidRDefault="00F637F3" w:rsidP="00CD4A52">
            <w:pPr>
              <w:pStyle w:val="TableText"/>
              <w:rPr>
                <w:color w:val="31849B" w:themeColor="accent5" w:themeShade="BF"/>
              </w:rPr>
            </w:pPr>
            <w:r w:rsidRPr="00155360">
              <w:rPr>
                <w:color w:val="31849B" w:themeColor="accent5" w:themeShade="BF"/>
              </w:rPr>
              <w:t>(FK)</w:t>
            </w:r>
            <w:proofErr w:type="spellStart"/>
            <w:r w:rsidR="00263D24" w:rsidRPr="00155360">
              <w:rPr>
                <w:color w:val="31849B" w:themeColor="accent5" w:themeShade="BF"/>
              </w:rPr>
              <w:t>OrderID</w:t>
            </w:r>
            <w:proofErr w:type="spellEnd"/>
          </w:p>
        </w:tc>
        <w:tc>
          <w:tcPr>
            <w:tcW w:w="2420" w:type="dxa"/>
            <w:tcBorders>
              <w:top w:val="single" w:sz="4" w:space="0" w:color="auto"/>
              <w:left w:val="single" w:sz="4" w:space="0" w:color="auto"/>
              <w:bottom w:val="single" w:sz="4" w:space="0" w:color="auto"/>
              <w:right w:val="single" w:sz="4" w:space="0" w:color="auto"/>
            </w:tcBorders>
            <w:vAlign w:val="center"/>
          </w:tcPr>
          <w:p w14:paraId="0B2F4FC0" w14:textId="77777777" w:rsidR="00472C5A" w:rsidRPr="00155360" w:rsidRDefault="00054697" w:rsidP="00CD4A52">
            <w:pPr>
              <w:pStyle w:val="TableText"/>
              <w:rPr>
                <w:color w:val="31849B" w:themeColor="accent5" w:themeShade="BF"/>
              </w:rPr>
            </w:pPr>
            <w:r w:rsidRPr="00155360">
              <w:rPr>
                <w:color w:val="31849B" w:themeColor="accent5" w:themeShade="BF"/>
              </w:rPr>
              <w:t>Orders</w:t>
            </w:r>
          </w:p>
          <w:p w14:paraId="08B77E00" w14:textId="789C76E2" w:rsidR="00054697" w:rsidRPr="00155360" w:rsidRDefault="00054697" w:rsidP="00CD4A52">
            <w:pPr>
              <w:pStyle w:val="TableText"/>
              <w:rPr>
                <w:color w:val="31849B" w:themeColor="accent5" w:themeShade="BF"/>
              </w:rPr>
            </w:pPr>
            <w:r w:rsidRPr="00155360">
              <w:rPr>
                <w:color w:val="31849B" w:themeColor="accent5" w:themeShade="BF"/>
              </w:rPr>
              <w:t>(PK)</w:t>
            </w:r>
            <w:proofErr w:type="spellStart"/>
            <w:r w:rsidRPr="00155360">
              <w:rPr>
                <w:color w:val="31849B" w:themeColor="accent5" w:themeShade="BF"/>
              </w:rPr>
              <w:t>OrderID</w:t>
            </w:r>
            <w:proofErr w:type="spellEnd"/>
          </w:p>
        </w:tc>
        <w:tc>
          <w:tcPr>
            <w:tcW w:w="2099" w:type="dxa"/>
            <w:tcBorders>
              <w:top w:val="single" w:sz="4" w:space="0" w:color="auto"/>
              <w:left w:val="single" w:sz="4" w:space="0" w:color="auto"/>
              <w:bottom w:val="single" w:sz="4" w:space="0" w:color="auto"/>
              <w:right w:val="single" w:sz="4" w:space="0" w:color="auto"/>
            </w:tcBorders>
            <w:vAlign w:val="center"/>
          </w:tcPr>
          <w:p w14:paraId="02696AA5" w14:textId="117630F1" w:rsidR="00472C5A" w:rsidRPr="00155360" w:rsidRDefault="00E57E2B" w:rsidP="00CD4A52">
            <w:pPr>
              <w:pStyle w:val="TableText"/>
              <w:rPr>
                <w:color w:val="31849B" w:themeColor="accent5" w:themeShade="BF"/>
              </w:rPr>
            </w:pPr>
            <w:r w:rsidRPr="00155360">
              <w:rPr>
                <w:color w:val="31849B" w:themeColor="accent5" w:themeShade="BF"/>
              </w:rPr>
              <w:t>Yes</w:t>
            </w:r>
          </w:p>
        </w:tc>
        <w:tc>
          <w:tcPr>
            <w:tcW w:w="1605" w:type="dxa"/>
            <w:tcBorders>
              <w:top w:val="single" w:sz="4" w:space="0" w:color="auto"/>
              <w:left w:val="single" w:sz="4" w:space="0" w:color="auto"/>
              <w:bottom w:val="single" w:sz="4" w:space="0" w:color="auto"/>
              <w:right w:val="single" w:sz="4" w:space="0" w:color="auto"/>
            </w:tcBorders>
            <w:vAlign w:val="center"/>
          </w:tcPr>
          <w:p w14:paraId="212CE89A" w14:textId="4B52F662" w:rsidR="00472C5A" w:rsidRPr="00155360" w:rsidRDefault="00971C86" w:rsidP="00CD4A52">
            <w:pPr>
              <w:pStyle w:val="TableText"/>
              <w:rPr>
                <w:color w:val="31849B" w:themeColor="accent5" w:themeShade="BF"/>
              </w:rPr>
            </w:pPr>
            <w:r w:rsidRPr="00155360">
              <w:rPr>
                <w:color w:val="31849B" w:themeColor="accent5" w:themeShade="BF"/>
              </w:rPr>
              <w:t>Yes</w:t>
            </w:r>
          </w:p>
        </w:tc>
        <w:tc>
          <w:tcPr>
            <w:tcW w:w="1781" w:type="dxa"/>
            <w:tcBorders>
              <w:top w:val="single" w:sz="4" w:space="0" w:color="auto"/>
              <w:left w:val="single" w:sz="4" w:space="0" w:color="auto"/>
              <w:bottom w:val="single" w:sz="4" w:space="0" w:color="auto"/>
              <w:right w:val="single" w:sz="4" w:space="0" w:color="auto"/>
            </w:tcBorders>
            <w:vAlign w:val="center"/>
          </w:tcPr>
          <w:p w14:paraId="4AF41EA3" w14:textId="77777777" w:rsidR="00971C86" w:rsidRPr="00155360" w:rsidRDefault="00971C86" w:rsidP="00971C86">
            <w:pPr>
              <w:pStyle w:val="TableText"/>
              <w:rPr>
                <w:color w:val="31849B" w:themeColor="accent5" w:themeShade="BF"/>
              </w:rPr>
            </w:pPr>
            <w:r w:rsidRPr="00155360">
              <w:rPr>
                <w:color w:val="31849B" w:themeColor="accent5" w:themeShade="BF"/>
              </w:rPr>
              <w:t>ON DELETE CASCADE,</w:t>
            </w:r>
          </w:p>
          <w:p w14:paraId="52E41950" w14:textId="124835AC" w:rsidR="00472C5A" w:rsidRPr="00155360" w:rsidRDefault="00971C86" w:rsidP="00971C86">
            <w:pPr>
              <w:pStyle w:val="TableText"/>
              <w:rPr>
                <w:color w:val="31849B" w:themeColor="accent5" w:themeShade="BF"/>
              </w:rPr>
            </w:pPr>
            <w:r w:rsidRPr="00155360">
              <w:rPr>
                <w:color w:val="31849B" w:themeColor="accent5" w:themeShade="BF"/>
              </w:rPr>
              <w:t>ON UPDATE CASCADE</w:t>
            </w:r>
          </w:p>
        </w:tc>
      </w:tr>
      <w:tr w:rsidR="00084064" w14:paraId="00CC4FE5" w14:textId="77777777" w:rsidTr="004F5A63">
        <w:trPr>
          <w:trHeight w:val="675"/>
        </w:trPr>
        <w:tc>
          <w:tcPr>
            <w:tcW w:w="2007" w:type="dxa"/>
            <w:tcBorders>
              <w:top w:val="single" w:sz="4" w:space="0" w:color="auto"/>
              <w:left w:val="single" w:sz="4" w:space="0" w:color="auto"/>
              <w:bottom w:val="single" w:sz="4" w:space="0" w:color="auto"/>
              <w:right w:val="single" w:sz="4" w:space="0" w:color="auto"/>
            </w:tcBorders>
            <w:vAlign w:val="center"/>
          </w:tcPr>
          <w:p w14:paraId="47A3F012" w14:textId="7E20B700" w:rsidR="00084064" w:rsidRPr="00155360" w:rsidRDefault="00230B58" w:rsidP="00CD4A52">
            <w:pPr>
              <w:pStyle w:val="TableText"/>
              <w:rPr>
                <w:color w:val="31849B" w:themeColor="accent5" w:themeShade="BF"/>
              </w:rPr>
            </w:pPr>
            <w:proofErr w:type="spellStart"/>
            <w:r w:rsidRPr="00155360">
              <w:rPr>
                <w:color w:val="31849B" w:themeColor="accent5" w:themeShade="BF"/>
              </w:rPr>
              <w:t>Cart</w:t>
            </w:r>
            <w:r w:rsidR="0009339B" w:rsidRPr="00155360">
              <w:rPr>
                <w:color w:val="31849B" w:themeColor="accent5" w:themeShade="BF"/>
              </w:rPr>
              <w:t>_item</w:t>
            </w:r>
            <w:proofErr w:type="spellEnd"/>
            <w:r w:rsidR="00F02722" w:rsidRPr="00155360">
              <w:rPr>
                <w:color w:val="31849B" w:themeColor="accent5" w:themeShade="BF"/>
              </w:rPr>
              <w:t>,</w:t>
            </w:r>
          </w:p>
          <w:p w14:paraId="160B4926" w14:textId="197080C0" w:rsidR="00F02722" w:rsidRPr="00155360" w:rsidRDefault="00F02722" w:rsidP="00CD4A52">
            <w:pPr>
              <w:pStyle w:val="TableText"/>
              <w:rPr>
                <w:color w:val="31849B" w:themeColor="accent5" w:themeShade="BF"/>
              </w:rPr>
            </w:pPr>
            <w:r w:rsidRPr="00155360">
              <w:rPr>
                <w:color w:val="31849B" w:themeColor="accent5" w:themeShade="BF"/>
              </w:rPr>
              <w:t>(FK)</w:t>
            </w:r>
            <w:proofErr w:type="spellStart"/>
            <w:r w:rsidR="0009339B" w:rsidRPr="00155360">
              <w:rPr>
                <w:color w:val="31849B" w:themeColor="accent5" w:themeShade="BF"/>
              </w:rPr>
              <w:t>ProductID</w:t>
            </w:r>
            <w:proofErr w:type="spellEnd"/>
          </w:p>
        </w:tc>
        <w:tc>
          <w:tcPr>
            <w:tcW w:w="2420" w:type="dxa"/>
            <w:tcBorders>
              <w:top w:val="single" w:sz="4" w:space="0" w:color="auto"/>
              <w:left w:val="single" w:sz="4" w:space="0" w:color="auto"/>
              <w:bottom w:val="single" w:sz="4" w:space="0" w:color="auto"/>
              <w:right w:val="single" w:sz="4" w:space="0" w:color="auto"/>
            </w:tcBorders>
            <w:vAlign w:val="center"/>
          </w:tcPr>
          <w:p w14:paraId="3CFFB8C4" w14:textId="77777777" w:rsidR="00084064" w:rsidRPr="00155360" w:rsidRDefault="00D97809" w:rsidP="00CD4A52">
            <w:pPr>
              <w:pStyle w:val="TableText"/>
              <w:rPr>
                <w:color w:val="31849B" w:themeColor="accent5" w:themeShade="BF"/>
              </w:rPr>
            </w:pPr>
            <w:r w:rsidRPr="00155360">
              <w:rPr>
                <w:color w:val="31849B" w:themeColor="accent5" w:themeShade="BF"/>
              </w:rPr>
              <w:t>Product</w:t>
            </w:r>
          </w:p>
          <w:p w14:paraId="4A02045B" w14:textId="66D2B0BA" w:rsidR="00D97809" w:rsidRPr="00155360" w:rsidRDefault="00D97809" w:rsidP="00CD4A52">
            <w:pPr>
              <w:pStyle w:val="TableText"/>
              <w:rPr>
                <w:color w:val="31849B" w:themeColor="accent5" w:themeShade="BF"/>
              </w:rPr>
            </w:pPr>
            <w:r w:rsidRPr="00155360">
              <w:rPr>
                <w:color w:val="31849B" w:themeColor="accent5" w:themeShade="BF"/>
              </w:rPr>
              <w:t>(PK)</w:t>
            </w:r>
            <w:r w:rsidR="0060778C" w:rsidRPr="00155360">
              <w:rPr>
                <w:color w:val="31849B" w:themeColor="accent5" w:themeShade="BF"/>
              </w:rPr>
              <w:t xml:space="preserve"> </w:t>
            </w:r>
            <w:proofErr w:type="spellStart"/>
            <w:r w:rsidR="00155360" w:rsidRPr="00155360">
              <w:rPr>
                <w:color w:val="31849B" w:themeColor="accent5" w:themeShade="BF"/>
              </w:rPr>
              <w:t>ProductID</w:t>
            </w:r>
            <w:proofErr w:type="spellEnd"/>
          </w:p>
        </w:tc>
        <w:tc>
          <w:tcPr>
            <w:tcW w:w="2099" w:type="dxa"/>
            <w:tcBorders>
              <w:top w:val="single" w:sz="4" w:space="0" w:color="auto"/>
              <w:left w:val="single" w:sz="4" w:space="0" w:color="auto"/>
              <w:bottom w:val="single" w:sz="4" w:space="0" w:color="auto"/>
              <w:right w:val="single" w:sz="4" w:space="0" w:color="auto"/>
            </w:tcBorders>
            <w:vAlign w:val="center"/>
          </w:tcPr>
          <w:p w14:paraId="4A6DF0D3" w14:textId="5F38A26E" w:rsidR="00084064" w:rsidRPr="00155360" w:rsidRDefault="00971C86" w:rsidP="00CD4A52">
            <w:pPr>
              <w:pStyle w:val="TableText"/>
              <w:rPr>
                <w:color w:val="31849B" w:themeColor="accent5" w:themeShade="BF"/>
              </w:rPr>
            </w:pPr>
            <w:r w:rsidRPr="00155360">
              <w:rPr>
                <w:color w:val="31849B" w:themeColor="accent5" w:themeShade="BF"/>
              </w:rPr>
              <w:t>Yes</w:t>
            </w:r>
          </w:p>
        </w:tc>
        <w:tc>
          <w:tcPr>
            <w:tcW w:w="1605" w:type="dxa"/>
            <w:tcBorders>
              <w:top w:val="single" w:sz="4" w:space="0" w:color="auto"/>
              <w:left w:val="single" w:sz="4" w:space="0" w:color="auto"/>
              <w:bottom w:val="single" w:sz="4" w:space="0" w:color="auto"/>
              <w:right w:val="single" w:sz="4" w:space="0" w:color="auto"/>
            </w:tcBorders>
            <w:vAlign w:val="center"/>
          </w:tcPr>
          <w:p w14:paraId="76BC995A" w14:textId="1ED510B6" w:rsidR="00084064" w:rsidRPr="00155360" w:rsidRDefault="00971C86" w:rsidP="00CD4A52">
            <w:pPr>
              <w:pStyle w:val="TableText"/>
              <w:rPr>
                <w:color w:val="31849B" w:themeColor="accent5" w:themeShade="BF"/>
              </w:rPr>
            </w:pPr>
            <w:r w:rsidRPr="00155360">
              <w:rPr>
                <w:color w:val="31849B" w:themeColor="accent5" w:themeShade="BF"/>
              </w:rPr>
              <w:t>Yes</w:t>
            </w:r>
          </w:p>
        </w:tc>
        <w:tc>
          <w:tcPr>
            <w:tcW w:w="1781" w:type="dxa"/>
            <w:tcBorders>
              <w:top w:val="single" w:sz="4" w:space="0" w:color="auto"/>
              <w:left w:val="single" w:sz="4" w:space="0" w:color="auto"/>
              <w:bottom w:val="single" w:sz="4" w:space="0" w:color="auto"/>
              <w:right w:val="single" w:sz="4" w:space="0" w:color="auto"/>
            </w:tcBorders>
            <w:vAlign w:val="center"/>
          </w:tcPr>
          <w:p w14:paraId="5A9B1431" w14:textId="77777777" w:rsidR="00971C86" w:rsidRPr="00155360" w:rsidRDefault="00971C86" w:rsidP="00971C86">
            <w:pPr>
              <w:pStyle w:val="TableText"/>
              <w:rPr>
                <w:color w:val="31849B" w:themeColor="accent5" w:themeShade="BF"/>
              </w:rPr>
            </w:pPr>
            <w:r w:rsidRPr="00155360">
              <w:rPr>
                <w:color w:val="31849B" w:themeColor="accent5" w:themeShade="BF"/>
              </w:rPr>
              <w:t>ON DELETE CASCADE,</w:t>
            </w:r>
          </w:p>
          <w:p w14:paraId="3C541592" w14:textId="0A627891" w:rsidR="00084064" w:rsidRPr="00155360" w:rsidRDefault="00971C86" w:rsidP="00971C86">
            <w:pPr>
              <w:pStyle w:val="TableText"/>
              <w:rPr>
                <w:color w:val="31849B" w:themeColor="accent5" w:themeShade="BF"/>
              </w:rPr>
            </w:pPr>
            <w:r w:rsidRPr="00155360">
              <w:rPr>
                <w:color w:val="31849B" w:themeColor="accent5" w:themeShade="BF"/>
              </w:rPr>
              <w:t>ON UPDATE CASCADE</w:t>
            </w:r>
          </w:p>
        </w:tc>
      </w:tr>
    </w:tbl>
    <w:p w14:paraId="479C7689" w14:textId="77777777" w:rsidR="00472C5A" w:rsidRDefault="00472C5A" w:rsidP="00472C5A">
      <w:pPr>
        <w:rPr>
          <w:kern w:val="2"/>
        </w:rPr>
      </w:pPr>
    </w:p>
    <w:p w14:paraId="587C3FE8" w14:textId="77777777" w:rsidR="00472C5A" w:rsidRDefault="00472C5A" w:rsidP="00472C5A">
      <w:pPr>
        <w:pStyle w:val="ListParagraph"/>
        <w:numPr>
          <w:ilvl w:val="0"/>
          <w:numId w:val="28"/>
        </w:numPr>
        <w:ind w:left="567" w:hanging="567"/>
        <w:contextualSpacing w:val="0"/>
      </w:pPr>
      <w:r>
        <w:t>Semantic and other constraints - These can take the form of validation rules, check constraints and triggers. Keep in mind that MySQL does not support check constraints and triggers must be created to implement some checks. These have been included in the data dictionary. Review and update this section the data dictionary until you are sure that all semantic constraints have been identified.</w:t>
      </w:r>
    </w:p>
    <w:p w14:paraId="221D4A3E" w14:textId="77777777" w:rsidR="00103EC7" w:rsidRDefault="00103EC7">
      <w:pPr>
        <w:widowControl/>
        <w:suppressAutoHyphens w:val="0"/>
        <w:spacing w:before="0" w:after="0" w:line="240" w:lineRule="auto"/>
        <w:rPr>
          <w:szCs w:val="21"/>
        </w:rPr>
      </w:pPr>
      <w:r>
        <w:br w:type="page"/>
      </w:r>
    </w:p>
    <w:p w14:paraId="31AC94D4" w14:textId="0CF8067B" w:rsidR="00472C5A" w:rsidRDefault="00472C5A" w:rsidP="00472C5A">
      <w:pPr>
        <w:pStyle w:val="ListParagraph"/>
        <w:numPr>
          <w:ilvl w:val="0"/>
          <w:numId w:val="28"/>
        </w:numPr>
        <w:ind w:left="567" w:hanging="567"/>
        <w:contextualSpacing w:val="0"/>
      </w:pPr>
      <w:r>
        <w:lastRenderedPageBreak/>
        <w:t xml:space="preserve">Indexes - Identify which table column will benefit from indexing and create the indexes. You can use the table below to record the indexing. </w:t>
      </w:r>
    </w:p>
    <w:tbl>
      <w:tblPr>
        <w:tblStyle w:val="TableGrid2"/>
        <w:tblW w:w="0" w:type="auto"/>
        <w:tblInd w:w="562" w:type="dxa"/>
        <w:tblLook w:val="04A0" w:firstRow="1" w:lastRow="0" w:firstColumn="1" w:lastColumn="0" w:noHBand="0" w:noVBand="1"/>
      </w:tblPr>
      <w:tblGrid>
        <w:gridCol w:w="2956"/>
        <w:gridCol w:w="1547"/>
        <w:gridCol w:w="1213"/>
        <w:gridCol w:w="1901"/>
        <w:gridCol w:w="2015"/>
      </w:tblGrid>
      <w:tr w:rsidR="00143A9D" w14:paraId="4FD6586E" w14:textId="77777777" w:rsidTr="00103EC7">
        <w:trPr>
          <w:trHeight w:val="579"/>
        </w:trPr>
        <w:tc>
          <w:tcPr>
            <w:tcW w:w="13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D651EC" w14:textId="77777777" w:rsidR="00472C5A" w:rsidRDefault="00472C5A" w:rsidP="00BF7B31">
            <w:pPr>
              <w:pStyle w:val="TableHeading"/>
              <w:jc w:val="center"/>
            </w:pPr>
            <w:r>
              <w:t>INDEX NAME</w:t>
            </w:r>
          </w:p>
        </w:tc>
        <w:tc>
          <w:tcPr>
            <w:tcW w:w="1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119A75" w14:textId="77777777" w:rsidR="00472C5A" w:rsidRDefault="00472C5A" w:rsidP="00BF7B31">
            <w:pPr>
              <w:pStyle w:val="TableHeading"/>
              <w:jc w:val="center"/>
            </w:pPr>
            <w:r>
              <w:t>COLUMN NAME</w:t>
            </w:r>
          </w:p>
        </w:tc>
        <w:tc>
          <w:tcPr>
            <w:tcW w:w="13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5F5E88" w14:textId="77777777" w:rsidR="00472C5A" w:rsidRDefault="00472C5A" w:rsidP="00BF7B31">
            <w:pPr>
              <w:pStyle w:val="TableHeading"/>
              <w:jc w:val="center"/>
            </w:pPr>
            <w:r>
              <w:t>TABLE</w:t>
            </w:r>
          </w:p>
        </w:tc>
        <w:tc>
          <w:tcPr>
            <w:tcW w:w="2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BA7422" w14:textId="77777777" w:rsidR="00472C5A" w:rsidRDefault="00472C5A" w:rsidP="00BF7B31">
            <w:pPr>
              <w:pStyle w:val="TableHeading"/>
              <w:jc w:val="center"/>
            </w:pPr>
            <w:r>
              <w:t>INDEX TYPE</w:t>
            </w:r>
          </w:p>
          <w:p w14:paraId="0C05DEF9" w14:textId="77777777" w:rsidR="00472C5A" w:rsidRDefault="00472C5A" w:rsidP="00BF7B31">
            <w:pPr>
              <w:pStyle w:val="TableHeading"/>
              <w:jc w:val="center"/>
            </w:pPr>
            <w:r>
              <w:t>(e.g. HASH or B-Tree)</w:t>
            </w:r>
          </w:p>
        </w:tc>
        <w:tc>
          <w:tcPr>
            <w:tcW w:w="24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47A6C9" w14:textId="77777777" w:rsidR="00472C5A" w:rsidRDefault="00472C5A" w:rsidP="00BF7B31">
            <w:pPr>
              <w:pStyle w:val="TableHeading"/>
              <w:jc w:val="center"/>
            </w:pPr>
            <w:r>
              <w:t>SEARCH BENEFITS</w:t>
            </w:r>
          </w:p>
        </w:tc>
      </w:tr>
      <w:tr w:rsidR="00673706" w14:paraId="4F39E6B3" w14:textId="77777777" w:rsidTr="00103EC7">
        <w:trPr>
          <w:trHeight w:val="219"/>
        </w:trPr>
        <w:tc>
          <w:tcPr>
            <w:tcW w:w="1384" w:type="dxa"/>
            <w:tcBorders>
              <w:top w:val="single" w:sz="4" w:space="0" w:color="auto"/>
              <w:left w:val="single" w:sz="4" w:space="0" w:color="auto"/>
              <w:bottom w:val="single" w:sz="4" w:space="0" w:color="auto"/>
              <w:right w:val="single" w:sz="4" w:space="0" w:color="auto"/>
            </w:tcBorders>
          </w:tcPr>
          <w:p w14:paraId="6D0B493A" w14:textId="377BA1FA" w:rsidR="00472C5A" w:rsidRPr="008179F1" w:rsidRDefault="00533642" w:rsidP="00BF7B31">
            <w:pPr>
              <w:pStyle w:val="TableText"/>
              <w:rPr>
                <w:color w:val="31849B" w:themeColor="accent5" w:themeShade="BF"/>
              </w:rPr>
            </w:pPr>
            <w:proofErr w:type="spellStart"/>
            <w:r w:rsidRPr="008179F1">
              <w:rPr>
                <w:color w:val="31849B" w:themeColor="accent5" w:themeShade="BF"/>
              </w:rPr>
              <w:t>UQ_users</w:t>
            </w:r>
            <w:r w:rsidR="00C039ED" w:rsidRPr="008179F1">
              <w:rPr>
                <w:color w:val="31849B" w:themeColor="accent5" w:themeShade="BF"/>
              </w:rPr>
              <w:t>_email</w:t>
            </w:r>
            <w:proofErr w:type="spellEnd"/>
          </w:p>
        </w:tc>
        <w:tc>
          <w:tcPr>
            <w:tcW w:w="1649" w:type="dxa"/>
            <w:tcBorders>
              <w:top w:val="single" w:sz="4" w:space="0" w:color="auto"/>
              <w:left w:val="single" w:sz="4" w:space="0" w:color="auto"/>
              <w:bottom w:val="single" w:sz="4" w:space="0" w:color="auto"/>
              <w:right w:val="single" w:sz="4" w:space="0" w:color="auto"/>
            </w:tcBorders>
          </w:tcPr>
          <w:p w14:paraId="65052B08" w14:textId="4BF51889" w:rsidR="00472C5A" w:rsidRPr="008179F1" w:rsidRDefault="001E1E6C" w:rsidP="00BF7B31">
            <w:pPr>
              <w:pStyle w:val="TableText"/>
              <w:rPr>
                <w:color w:val="31849B" w:themeColor="accent5" w:themeShade="BF"/>
              </w:rPr>
            </w:pPr>
            <w:r w:rsidRPr="008179F1">
              <w:rPr>
                <w:color w:val="31849B" w:themeColor="accent5" w:themeShade="BF"/>
              </w:rPr>
              <w:t>email</w:t>
            </w:r>
          </w:p>
        </w:tc>
        <w:tc>
          <w:tcPr>
            <w:tcW w:w="1333" w:type="dxa"/>
            <w:tcBorders>
              <w:top w:val="single" w:sz="4" w:space="0" w:color="auto"/>
              <w:left w:val="single" w:sz="4" w:space="0" w:color="auto"/>
              <w:bottom w:val="single" w:sz="4" w:space="0" w:color="auto"/>
              <w:right w:val="single" w:sz="4" w:space="0" w:color="auto"/>
            </w:tcBorders>
          </w:tcPr>
          <w:p w14:paraId="1250C094" w14:textId="53B5E35F" w:rsidR="00472C5A" w:rsidRPr="008179F1" w:rsidRDefault="001E1E6C" w:rsidP="00BF7B31">
            <w:pPr>
              <w:pStyle w:val="TableText"/>
              <w:rPr>
                <w:color w:val="31849B" w:themeColor="accent5" w:themeShade="BF"/>
              </w:rPr>
            </w:pPr>
            <w:r w:rsidRPr="008179F1">
              <w:rPr>
                <w:color w:val="31849B" w:themeColor="accent5" w:themeShade="BF"/>
              </w:rPr>
              <w:t>User</w:t>
            </w:r>
          </w:p>
        </w:tc>
        <w:tc>
          <w:tcPr>
            <w:tcW w:w="2781" w:type="dxa"/>
            <w:tcBorders>
              <w:top w:val="single" w:sz="4" w:space="0" w:color="auto"/>
              <w:left w:val="single" w:sz="4" w:space="0" w:color="auto"/>
              <w:bottom w:val="single" w:sz="4" w:space="0" w:color="auto"/>
              <w:right w:val="single" w:sz="4" w:space="0" w:color="auto"/>
            </w:tcBorders>
          </w:tcPr>
          <w:p w14:paraId="3EF8AC1B" w14:textId="296F2C0F" w:rsidR="00472C5A" w:rsidRPr="008179F1" w:rsidRDefault="008A1C71" w:rsidP="00BF7B31">
            <w:pPr>
              <w:pStyle w:val="TableText"/>
              <w:rPr>
                <w:color w:val="31849B" w:themeColor="accent5" w:themeShade="BF"/>
              </w:rPr>
            </w:pPr>
            <w:r w:rsidRPr="008179F1">
              <w:rPr>
                <w:color w:val="31849B" w:themeColor="accent5" w:themeShade="BF"/>
              </w:rPr>
              <w:t>Uni</w:t>
            </w:r>
            <w:r w:rsidR="001E1E6C" w:rsidRPr="008179F1">
              <w:rPr>
                <w:color w:val="31849B" w:themeColor="accent5" w:themeShade="BF"/>
              </w:rPr>
              <w:t>que</w:t>
            </w:r>
          </w:p>
        </w:tc>
        <w:tc>
          <w:tcPr>
            <w:tcW w:w="2485" w:type="dxa"/>
            <w:tcBorders>
              <w:top w:val="single" w:sz="4" w:space="0" w:color="auto"/>
              <w:left w:val="single" w:sz="4" w:space="0" w:color="auto"/>
              <w:bottom w:val="single" w:sz="4" w:space="0" w:color="auto"/>
              <w:right w:val="single" w:sz="4" w:space="0" w:color="auto"/>
            </w:tcBorders>
          </w:tcPr>
          <w:p w14:paraId="64EF6671" w14:textId="41BB487F" w:rsidR="00472C5A" w:rsidRPr="008179F1" w:rsidRDefault="00DE578F" w:rsidP="00BF7B31">
            <w:pPr>
              <w:pStyle w:val="TableText"/>
              <w:rPr>
                <w:color w:val="31849B" w:themeColor="accent5" w:themeShade="BF"/>
              </w:rPr>
            </w:pPr>
            <w:r w:rsidRPr="008179F1">
              <w:rPr>
                <w:color w:val="31849B" w:themeColor="accent5" w:themeShade="BF"/>
              </w:rPr>
              <w:t>Enforces unique email addresses, improving login and lookup performance.</w:t>
            </w:r>
          </w:p>
        </w:tc>
      </w:tr>
      <w:tr w:rsidR="00673706" w14:paraId="2DA0A51A" w14:textId="77777777" w:rsidTr="00103EC7">
        <w:trPr>
          <w:trHeight w:val="219"/>
        </w:trPr>
        <w:tc>
          <w:tcPr>
            <w:tcW w:w="1384" w:type="dxa"/>
            <w:tcBorders>
              <w:top w:val="single" w:sz="4" w:space="0" w:color="auto"/>
              <w:left w:val="single" w:sz="4" w:space="0" w:color="auto"/>
              <w:bottom w:val="single" w:sz="4" w:space="0" w:color="auto"/>
              <w:right w:val="single" w:sz="4" w:space="0" w:color="auto"/>
            </w:tcBorders>
          </w:tcPr>
          <w:p w14:paraId="7B543F35" w14:textId="0849F155" w:rsidR="00472C5A" w:rsidRPr="008179F1" w:rsidRDefault="00A82040" w:rsidP="00BF7B31">
            <w:pPr>
              <w:pStyle w:val="TableText"/>
              <w:rPr>
                <w:color w:val="31849B" w:themeColor="accent5" w:themeShade="BF"/>
              </w:rPr>
            </w:pPr>
            <w:proofErr w:type="spellStart"/>
            <w:r w:rsidRPr="008179F1">
              <w:rPr>
                <w:color w:val="31849B" w:themeColor="accent5" w:themeShade="BF"/>
              </w:rPr>
              <w:t>IX</w:t>
            </w:r>
            <w:r w:rsidR="00143A9D" w:rsidRPr="008179F1">
              <w:rPr>
                <w:color w:val="31849B" w:themeColor="accent5" w:themeShade="BF"/>
              </w:rPr>
              <w:t>_products_category_price</w:t>
            </w:r>
            <w:proofErr w:type="spellEnd"/>
          </w:p>
        </w:tc>
        <w:tc>
          <w:tcPr>
            <w:tcW w:w="1649" w:type="dxa"/>
            <w:tcBorders>
              <w:top w:val="single" w:sz="4" w:space="0" w:color="auto"/>
              <w:left w:val="single" w:sz="4" w:space="0" w:color="auto"/>
              <w:bottom w:val="single" w:sz="4" w:space="0" w:color="auto"/>
              <w:right w:val="single" w:sz="4" w:space="0" w:color="auto"/>
            </w:tcBorders>
          </w:tcPr>
          <w:p w14:paraId="6D39BB50" w14:textId="77777777" w:rsidR="00472C5A" w:rsidRPr="008179F1" w:rsidRDefault="00673706" w:rsidP="00BF7B31">
            <w:pPr>
              <w:pStyle w:val="TableText"/>
              <w:rPr>
                <w:color w:val="31849B" w:themeColor="accent5" w:themeShade="BF"/>
              </w:rPr>
            </w:pPr>
            <w:r w:rsidRPr="008179F1">
              <w:rPr>
                <w:color w:val="31849B" w:themeColor="accent5" w:themeShade="BF"/>
              </w:rPr>
              <w:t>C</w:t>
            </w:r>
            <w:r w:rsidR="00420287" w:rsidRPr="008179F1">
              <w:rPr>
                <w:color w:val="31849B" w:themeColor="accent5" w:themeShade="BF"/>
              </w:rPr>
              <w:t>at</w:t>
            </w:r>
            <w:r w:rsidRPr="008179F1">
              <w:rPr>
                <w:color w:val="31849B" w:themeColor="accent5" w:themeShade="BF"/>
              </w:rPr>
              <w:t>egory,</w:t>
            </w:r>
          </w:p>
          <w:p w14:paraId="6A09E0D1" w14:textId="6A1C7F57" w:rsidR="00673706" w:rsidRPr="008179F1" w:rsidRDefault="00673706" w:rsidP="00BF7B31">
            <w:pPr>
              <w:pStyle w:val="TableText"/>
              <w:rPr>
                <w:color w:val="31849B" w:themeColor="accent5" w:themeShade="BF"/>
              </w:rPr>
            </w:pPr>
            <w:r w:rsidRPr="008179F1">
              <w:rPr>
                <w:color w:val="31849B" w:themeColor="accent5" w:themeShade="BF"/>
              </w:rPr>
              <w:t>Price</w:t>
            </w:r>
          </w:p>
        </w:tc>
        <w:tc>
          <w:tcPr>
            <w:tcW w:w="1333" w:type="dxa"/>
            <w:tcBorders>
              <w:top w:val="single" w:sz="4" w:space="0" w:color="auto"/>
              <w:left w:val="single" w:sz="4" w:space="0" w:color="auto"/>
              <w:bottom w:val="single" w:sz="4" w:space="0" w:color="auto"/>
              <w:right w:val="single" w:sz="4" w:space="0" w:color="auto"/>
            </w:tcBorders>
          </w:tcPr>
          <w:p w14:paraId="1802A8D7" w14:textId="116761D6" w:rsidR="00472C5A" w:rsidRPr="008179F1" w:rsidRDefault="00673706" w:rsidP="00BF7B31">
            <w:pPr>
              <w:pStyle w:val="TableText"/>
              <w:rPr>
                <w:color w:val="31849B" w:themeColor="accent5" w:themeShade="BF"/>
              </w:rPr>
            </w:pPr>
            <w:r w:rsidRPr="008179F1">
              <w:rPr>
                <w:color w:val="31849B" w:themeColor="accent5" w:themeShade="BF"/>
              </w:rPr>
              <w:t>Products</w:t>
            </w:r>
          </w:p>
        </w:tc>
        <w:tc>
          <w:tcPr>
            <w:tcW w:w="2781" w:type="dxa"/>
            <w:tcBorders>
              <w:top w:val="single" w:sz="4" w:space="0" w:color="auto"/>
              <w:left w:val="single" w:sz="4" w:space="0" w:color="auto"/>
              <w:bottom w:val="single" w:sz="4" w:space="0" w:color="auto"/>
              <w:right w:val="single" w:sz="4" w:space="0" w:color="auto"/>
            </w:tcBorders>
          </w:tcPr>
          <w:p w14:paraId="3913FDB3" w14:textId="6670F652" w:rsidR="00472C5A" w:rsidRPr="008179F1" w:rsidRDefault="00673706" w:rsidP="00BF7B31">
            <w:pPr>
              <w:pStyle w:val="TableText"/>
              <w:rPr>
                <w:color w:val="31849B" w:themeColor="accent5" w:themeShade="BF"/>
              </w:rPr>
            </w:pPr>
            <w:r w:rsidRPr="008179F1">
              <w:rPr>
                <w:color w:val="31849B" w:themeColor="accent5" w:themeShade="BF"/>
              </w:rPr>
              <w:t>B-Tree</w:t>
            </w:r>
          </w:p>
        </w:tc>
        <w:tc>
          <w:tcPr>
            <w:tcW w:w="2485" w:type="dxa"/>
            <w:tcBorders>
              <w:top w:val="single" w:sz="4" w:space="0" w:color="auto"/>
              <w:left w:val="single" w:sz="4" w:space="0" w:color="auto"/>
              <w:bottom w:val="single" w:sz="4" w:space="0" w:color="auto"/>
              <w:right w:val="single" w:sz="4" w:space="0" w:color="auto"/>
            </w:tcBorders>
          </w:tcPr>
          <w:p w14:paraId="4EF87B57" w14:textId="7B675B9A" w:rsidR="00472C5A" w:rsidRPr="008179F1" w:rsidRDefault="00CF7975" w:rsidP="00BF7B31">
            <w:pPr>
              <w:pStyle w:val="TableText"/>
              <w:rPr>
                <w:color w:val="31849B" w:themeColor="accent5" w:themeShade="BF"/>
              </w:rPr>
            </w:pPr>
            <w:r w:rsidRPr="008179F1">
              <w:rPr>
                <w:color w:val="31849B" w:themeColor="accent5" w:themeShade="BF"/>
              </w:rPr>
              <w:t>Improves filtering and sorting of products by category and price.</w:t>
            </w:r>
          </w:p>
        </w:tc>
      </w:tr>
      <w:tr w:rsidR="00673706" w14:paraId="2A30259A" w14:textId="77777777" w:rsidTr="00103EC7">
        <w:trPr>
          <w:trHeight w:val="219"/>
        </w:trPr>
        <w:tc>
          <w:tcPr>
            <w:tcW w:w="1384" w:type="dxa"/>
            <w:tcBorders>
              <w:top w:val="single" w:sz="4" w:space="0" w:color="auto"/>
              <w:left w:val="single" w:sz="4" w:space="0" w:color="auto"/>
              <w:bottom w:val="single" w:sz="4" w:space="0" w:color="auto"/>
              <w:right w:val="single" w:sz="4" w:space="0" w:color="auto"/>
            </w:tcBorders>
          </w:tcPr>
          <w:p w14:paraId="06EAB0E3" w14:textId="73BC0601" w:rsidR="00472C5A" w:rsidRPr="008179F1" w:rsidRDefault="0075775D" w:rsidP="00BF7B31">
            <w:pPr>
              <w:pStyle w:val="TableText"/>
              <w:rPr>
                <w:color w:val="31849B" w:themeColor="accent5" w:themeShade="BF"/>
              </w:rPr>
            </w:pPr>
            <w:proofErr w:type="spellStart"/>
            <w:r w:rsidRPr="008179F1">
              <w:rPr>
                <w:color w:val="31849B" w:themeColor="accent5" w:themeShade="BF"/>
              </w:rPr>
              <w:t>IX_orders_order</w:t>
            </w:r>
            <w:r w:rsidR="009734F6" w:rsidRPr="008179F1">
              <w:rPr>
                <w:color w:val="31849B" w:themeColor="accent5" w:themeShade="BF"/>
              </w:rPr>
              <w:t>s_date</w:t>
            </w:r>
            <w:proofErr w:type="spellEnd"/>
          </w:p>
        </w:tc>
        <w:tc>
          <w:tcPr>
            <w:tcW w:w="1649" w:type="dxa"/>
            <w:tcBorders>
              <w:top w:val="single" w:sz="4" w:space="0" w:color="auto"/>
              <w:left w:val="single" w:sz="4" w:space="0" w:color="auto"/>
              <w:bottom w:val="single" w:sz="4" w:space="0" w:color="auto"/>
              <w:right w:val="single" w:sz="4" w:space="0" w:color="auto"/>
            </w:tcBorders>
          </w:tcPr>
          <w:p w14:paraId="7490B127" w14:textId="5EB9971B" w:rsidR="00472C5A" w:rsidRPr="008179F1" w:rsidRDefault="009734F6" w:rsidP="00BF7B31">
            <w:pPr>
              <w:pStyle w:val="TableText"/>
              <w:rPr>
                <w:color w:val="31849B" w:themeColor="accent5" w:themeShade="BF"/>
              </w:rPr>
            </w:pPr>
            <w:proofErr w:type="spellStart"/>
            <w:r w:rsidRPr="008179F1">
              <w:rPr>
                <w:color w:val="31849B" w:themeColor="accent5" w:themeShade="BF"/>
              </w:rPr>
              <w:t>Orders_date</w:t>
            </w:r>
            <w:proofErr w:type="spellEnd"/>
          </w:p>
        </w:tc>
        <w:tc>
          <w:tcPr>
            <w:tcW w:w="1333" w:type="dxa"/>
            <w:tcBorders>
              <w:top w:val="single" w:sz="4" w:space="0" w:color="auto"/>
              <w:left w:val="single" w:sz="4" w:space="0" w:color="auto"/>
              <w:bottom w:val="single" w:sz="4" w:space="0" w:color="auto"/>
              <w:right w:val="single" w:sz="4" w:space="0" w:color="auto"/>
            </w:tcBorders>
          </w:tcPr>
          <w:p w14:paraId="6DE92A50" w14:textId="5D67B15B" w:rsidR="00472C5A" w:rsidRPr="008179F1" w:rsidRDefault="009734F6" w:rsidP="00BF7B31">
            <w:pPr>
              <w:pStyle w:val="TableText"/>
              <w:rPr>
                <w:color w:val="31849B" w:themeColor="accent5" w:themeShade="BF"/>
              </w:rPr>
            </w:pPr>
            <w:r w:rsidRPr="008179F1">
              <w:rPr>
                <w:color w:val="31849B" w:themeColor="accent5" w:themeShade="BF"/>
              </w:rPr>
              <w:t>Orders</w:t>
            </w:r>
          </w:p>
        </w:tc>
        <w:tc>
          <w:tcPr>
            <w:tcW w:w="2781" w:type="dxa"/>
            <w:tcBorders>
              <w:top w:val="single" w:sz="4" w:space="0" w:color="auto"/>
              <w:left w:val="single" w:sz="4" w:space="0" w:color="auto"/>
              <w:bottom w:val="single" w:sz="4" w:space="0" w:color="auto"/>
              <w:right w:val="single" w:sz="4" w:space="0" w:color="auto"/>
            </w:tcBorders>
          </w:tcPr>
          <w:p w14:paraId="250936BA" w14:textId="1C279FCD" w:rsidR="00472C5A" w:rsidRPr="008179F1" w:rsidRDefault="009734F6" w:rsidP="00BF7B31">
            <w:pPr>
              <w:pStyle w:val="TableText"/>
              <w:rPr>
                <w:color w:val="31849B" w:themeColor="accent5" w:themeShade="BF"/>
              </w:rPr>
            </w:pPr>
            <w:r w:rsidRPr="008179F1">
              <w:rPr>
                <w:color w:val="31849B" w:themeColor="accent5" w:themeShade="BF"/>
              </w:rPr>
              <w:t>B-Tree</w:t>
            </w:r>
          </w:p>
        </w:tc>
        <w:tc>
          <w:tcPr>
            <w:tcW w:w="2485" w:type="dxa"/>
            <w:tcBorders>
              <w:top w:val="single" w:sz="4" w:space="0" w:color="auto"/>
              <w:left w:val="single" w:sz="4" w:space="0" w:color="auto"/>
              <w:bottom w:val="single" w:sz="4" w:space="0" w:color="auto"/>
              <w:right w:val="single" w:sz="4" w:space="0" w:color="auto"/>
            </w:tcBorders>
          </w:tcPr>
          <w:p w14:paraId="6D853431" w14:textId="4A22948A" w:rsidR="00472C5A" w:rsidRPr="008179F1" w:rsidRDefault="000D3BB3" w:rsidP="00BF7B31">
            <w:pPr>
              <w:pStyle w:val="TableText"/>
              <w:rPr>
                <w:color w:val="31849B" w:themeColor="accent5" w:themeShade="BF"/>
              </w:rPr>
            </w:pPr>
            <w:r w:rsidRPr="008179F1">
              <w:rPr>
                <w:color w:val="31849B" w:themeColor="accent5" w:themeShade="BF"/>
              </w:rPr>
              <w:t>Optimizes retrieval of orders by date, useful for generating date-based sales reports.</w:t>
            </w:r>
          </w:p>
        </w:tc>
      </w:tr>
      <w:tr w:rsidR="00673706" w14:paraId="32924629" w14:textId="77777777" w:rsidTr="00103EC7">
        <w:trPr>
          <w:trHeight w:val="234"/>
        </w:trPr>
        <w:tc>
          <w:tcPr>
            <w:tcW w:w="1384" w:type="dxa"/>
            <w:tcBorders>
              <w:top w:val="single" w:sz="4" w:space="0" w:color="auto"/>
              <w:left w:val="single" w:sz="4" w:space="0" w:color="auto"/>
              <w:bottom w:val="single" w:sz="4" w:space="0" w:color="auto"/>
              <w:right w:val="single" w:sz="4" w:space="0" w:color="auto"/>
            </w:tcBorders>
          </w:tcPr>
          <w:p w14:paraId="141F4AB5" w14:textId="63E7A312" w:rsidR="00472C5A" w:rsidRPr="008179F1" w:rsidRDefault="00124EE6" w:rsidP="00BF7B31">
            <w:pPr>
              <w:pStyle w:val="TableText"/>
              <w:rPr>
                <w:color w:val="31849B" w:themeColor="accent5" w:themeShade="BF"/>
              </w:rPr>
            </w:pPr>
            <w:proofErr w:type="spellStart"/>
            <w:r w:rsidRPr="008179F1">
              <w:rPr>
                <w:color w:val="31849B" w:themeColor="accent5" w:themeShade="BF"/>
              </w:rPr>
              <w:t>FK_orders_user_id</w:t>
            </w:r>
            <w:proofErr w:type="spellEnd"/>
          </w:p>
        </w:tc>
        <w:tc>
          <w:tcPr>
            <w:tcW w:w="1649" w:type="dxa"/>
            <w:tcBorders>
              <w:top w:val="single" w:sz="4" w:space="0" w:color="auto"/>
              <w:left w:val="single" w:sz="4" w:space="0" w:color="auto"/>
              <w:bottom w:val="single" w:sz="4" w:space="0" w:color="auto"/>
              <w:right w:val="single" w:sz="4" w:space="0" w:color="auto"/>
            </w:tcBorders>
          </w:tcPr>
          <w:p w14:paraId="0F81B95B" w14:textId="316E348F" w:rsidR="00472C5A" w:rsidRPr="008179F1" w:rsidRDefault="008179F1" w:rsidP="00BF7B31">
            <w:pPr>
              <w:pStyle w:val="TableText"/>
              <w:rPr>
                <w:color w:val="31849B" w:themeColor="accent5" w:themeShade="BF"/>
              </w:rPr>
            </w:pPr>
            <w:proofErr w:type="spellStart"/>
            <w:r w:rsidRPr="008179F1">
              <w:rPr>
                <w:color w:val="31849B" w:themeColor="accent5" w:themeShade="BF"/>
              </w:rPr>
              <w:t>User_id</w:t>
            </w:r>
            <w:proofErr w:type="spellEnd"/>
          </w:p>
        </w:tc>
        <w:tc>
          <w:tcPr>
            <w:tcW w:w="1333" w:type="dxa"/>
            <w:tcBorders>
              <w:top w:val="single" w:sz="4" w:space="0" w:color="auto"/>
              <w:left w:val="single" w:sz="4" w:space="0" w:color="auto"/>
              <w:bottom w:val="single" w:sz="4" w:space="0" w:color="auto"/>
              <w:right w:val="single" w:sz="4" w:space="0" w:color="auto"/>
            </w:tcBorders>
          </w:tcPr>
          <w:p w14:paraId="7EB082FD" w14:textId="6A43FEA1" w:rsidR="00472C5A" w:rsidRPr="008179F1" w:rsidRDefault="008179F1" w:rsidP="00BF7B31">
            <w:pPr>
              <w:pStyle w:val="TableText"/>
              <w:rPr>
                <w:color w:val="31849B" w:themeColor="accent5" w:themeShade="BF"/>
              </w:rPr>
            </w:pPr>
            <w:r w:rsidRPr="008179F1">
              <w:rPr>
                <w:color w:val="31849B" w:themeColor="accent5" w:themeShade="BF"/>
              </w:rPr>
              <w:t>Orders</w:t>
            </w:r>
          </w:p>
        </w:tc>
        <w:tc>
          <w:tcPr>
            <w:tcW w:w="2781" w:type="dxa"/>
            <w:tcBorders>
              <w:top w:val="single" w:sz="4" w:space="0" w:color="auto"/>
              <w:left w:val="single" w:sz="4" w:space="0" w:color="auto"/>
              <w:bottom w:val="single" w:sz="4" w:space="0" w:color="auto"/>
              <w:right w:val="single" w:sz="4" w:space="0" w:color="auto"/>
            </w:tcBorders>
          </w:tcPr>
          <w:p w14:paraId="549E272F" w14:textId="3E2ED32E" w:rsidR="00472C5A" w:rsidRPr="008179F1" w:rsidRDefault="008179F1" w:rsidP="00BF7B31">
            <w:pPr>
              <w:pStyle w:val="TableText"/>
              <w:rPr>
                <w:color w:val="31849B" w:themeColor="accent5" w:themeShade="BF"/>
              </w:rPr>
            </w:pPr>
            <w:r w:rsidRPr="008179F1">
              <w:rPr>
                <w:color w:val="31849B" w:themeColor="accent5" w:themeShade="BF"/>
              </w:rPr>
              <w:t>Foreign Key</w:t>
            </w:r>
          </w:p>
        </w:tc>
        <w:tc>
          <w:tcPr>
            <w:tcW w:w="2485" w:type="dxa"/>
            <w:tcBorders>
              <w:top w:val="single" w:sz="4" w:space="0" w:color="auto"/>
              <w:left w:val="single" w:sz="4" w:space="0" w:color="auto"/>
              <w:bottom w:val="single" w:sz="4" w:space="0" w:color="auto"/>
              <w:right w:val="single" w:sz="4" w:space="0" w:color="auto"/>
            </w:tcBorders>
            <w:hideMark/>
          </w:tcPr>
          <w:p w14:paraId="525218E7" w14:textId="312DF2B3" w:rsidR="00472C5A" w:rsidRPr="008179F1" w:rsidRDefault="00124EE6" w:rsidP="00BF7B31">
            <w:pPr>
              <w:pStyle w:val="TableText"/>
              <w:rPr>
                <w:color w:val="31849B" w:themeColor="accent5" w:themeShade="BF"/>
              </w:rPr>
            </w:pPr>
            <w:r w:rsidRPr="008179F1">
              <w:rPr>
                <w:color w:val="31849B" w:themeColor="accent5" w:themeShade="BF"/>
              </w:rPr>
              <w:t>Speeds up joins and retrievals for user-specific order data.</w:t>
            </w:r>
          </w:p>
        </w:tc>
      </w:tr>
    </w:tbl>
    <w:p w14:paraId="1C3C92D7" w14:textId="77777777" w:rsidR="00103EC7" w:rsidRDefault="00103EC7" w:rsidP="00103EC7">
      <w:pPr>
        <w:rPr>
          <w:kern w:val="2"/>
        </w:rPr>
      </w:pPr>
    </w:p>
    <w:p w14:paraId="363FAF6D" w14:textId="77777777" w:rsidR="00DD1196" w:rsidRDefault="00DD1196" w:rsidP="00103EC7">
      <w:pPr>
        <w:rPr>
          <w:kern w:val="2"/>
        </w:rPr>
      </w:pPr>
    </w:p>
    <w:p w14:paraId="742A93C8" w14:textId="77777777" w:rsidR="00DD1196" w:rsidRDefault="00DD1196" w:rsidP="00103EC7">
      <w:pPr>
        <w:rPr>
          <w:kern w:val="2"/>
        </w:rPr>
      </w:pPr>
    </w:p>
    <w:p w14:paraId="2C1566AB" w14:textId="77777777" w:rsidR="00DD1196" w:rsidRDefault="00DD1196" w:rsidP="00103EC7">
      <w:pPr>
        <w:rPr>
          <w:kern w:val="2"/>
        </w:rPr>
      </w:pPr>
    </w:p>
    <w:p w14:paraId="2D3A8836" w14:textId="77777777" w:rsidR="00DD1196" w:rsidRDefault="00DD1196" w:rsidP="00103EC7">
      <w:pPr>
        <w:rPr>
          <w:kern w:val="2"/>
        </w:rPr>
      </w:pPr>
    </w:p>
    <w:p w14:paraId="3B0E3B05" w14:textId="77777777" w:rsidR="00DD1196" w:rsidRDefault="00DD1196" w:rsidP="00103EC7">
      <w:pPr>
        <w:rPr>
          <w:kern w:val="2"/>
        </w:rPr>
      </w:pPr>
    </w:p>
    <w:p w14:paraId="551B2E26" w14:textId="77777777" w:rsidR="00DD1196" w:rsidRDefault="00DD1196" w:rsidP="00103EC7">
      <w:pPr>
        <w:rPr>
          <w:kern w:val="2"/>
        </w:rPr>
      </w:pPr>
    </w:p>
    <w:p w14:paraId="65641909" w14:textId="77777777" w:rsidR="00DD1196" w:rsidRDefault="00DD1196" w:rsidP="00103EC7">
      <w:pPr>
        <w:rPr>
          <w:kern w:val="2"/>
        </w:rPr>
      </w:pPr>
    </w:p>
    <w:p w14:paraId="3778A213" w14:textId="77777777" w:rsidR="00DD1196" w:rsidRDefault="00DD1196" w:rsidP="00103EC7">
      <w:pPr>
        <w:rPr>
          <w:kern w:val="2"/>
        </w:rPr>
      </w:pPr>
    </w:p>
    <w:p w14:paraId="3B86B5A4" w14:textId="77777777" w:rsidR="00DD1196" w:rsidRDefault="00DD1196" w:rsidP="00103EC7">
      <w:pPr>
        <w:rPr>
          <w:kern w:val="2"/>
        </w:rPr>
      </w:pPr>
    </w:p>
    <w:p w14:paraId="412EB1B5" w14:textId="77777777" w:rsidR="00DD1196" w:rsidRDefault="00DD1196" w:rsidP="00103EC7">
      <w:pPr>
        <w:rPr>
          <w:kern w:val="2"/>
        </w:rPr>
      </w:pPr>
    </w:p>
    <w:p w14:paraId="1CB2E9DE" w14:textId="77777777" w:rsidR="00DD1196" w:rsidRDefault="00DD1196" w:rsidP="00103EC7">
      <w:pPr>
        <w:rPr>
          <w:kern w:val="2"/>
        </w:rPr>
      </w:pPr>
    </w:p>
    <w:p w14:paraId="45B627E8" w14:textId="77777777" w:rsidR="00DD1196" w:rsidRPr="00103EC7" w:rsidRDefault="00DD1196" w:rsidP="00103EC7">
      <w:pPr>
        <w:rPr>
          <w:kern w:val="2"/>
        </w:rPr>
      </w:pPr>
    </w:p>
    <w:p w14:paraId="309A707B" w14:textId="37824923" w:rsidR="00472C5A" w:rsidRPr="00B02671" w:rsidRDefault="00472C5A" w:rsidP="00472C5A">
      <w:pPr>
        <w:pStyle w:val="ListParagraph"/>
        <w:numPr>
          <w:ilvl w:val="0"/>
          <w:numId w:val="28"/>
        </w:numPr>
        <w:ind w:left="567" w:hanging="567"/>
        <w:contextualSpacing w:val="0"/>
        <w:rPr>
          <w:kern w:val="2"/>
        </w:rPr>
      </w:pPr>
      <w:r>
        <w:lastRenderedPageBreak/>
        <w:t>Provide an estimation of the approximate size of the completed database. Explain how you have reached the estimate.</w:t>
      </w:r>
    </w:p>
    <w:p w14:paraId="234E234A" w14:textId="77777777" w:rsidR="00B02671" w:rsidRDefault="00B02671" w:rsidP="00B02671">
      <w:pPr>
        <w:pStyle w:val="ListParagraph"/>
        <w:ind w:left="567"/>
        <w:contextualSpacing w:val="0"/>
      </w:pPr>
    </w:p>
    <w:p w14:paraId="20CC823C" w14:textId="77777777" w:rsidR="00B02671" w:rsidRPr="00DD1196" w:rsidRDefault="00B02671" w:rsidP="00B02671">
      <w:pPr>
        <w:pStyle w:val="ListParagraph"/>
        <w:ind w:left="567"/>
        <w:rPr>
          <w:b/>
          <w:bCs/>
          <w:color w:val="31849B" w:themeColor="accent5" w:themeShade="BF"/>
          <w:kern w:val="2"/>
          <w:u w:val="single"/>
        </w:rPr>
      </w:pPr>
      <w:r w:rsidRPr="00DD1196">
        <w:rPr>
          <w:b/>
          <w:bCs/>
          <w:color w:val="31849B" w:themeColor="accent5" w:themeShade="BF"/>
          <w:kern w:val="2"/>
          <w:u w:val="single"/>
        </w:rPr>
        <w:t>1. Orders Table</w:t>
      </w:r>
    </w:p>
    <w:p w14:paraId="60ACED12"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OrderID</w:t>
      </w:r>
      <w:proofErr w:type="spellEnd"/>
      <w:r w:rsidRPr="00B02671">
        <w:rPr>
          <w:color w:val="31849B" w:themeColor="accent5" w:themeShade="BF"/>
          <w:kern w:val="2"/>
        </w:rPr>
        <w:t xml:space="preserve"> (INT): 4 bytes</w:t>
      </w:r>
    </w:p>
    <w:p w14:paraId="650FAAFF"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user_ID</w:t>
      </w:r>
      <w:proofErr w:type="spellEnd"/>
      <w:r w:rsidRPr="00B02671">
        <w:rPr>
          <w:color w:val="31849B" w:themeColor="accent5" w:themeShade="BF"/>
          <w:kern w:val="2"/>
        </w:rPr>
        <w:t xml:space="preserve"> (INT): 4 bytes</w:t>
      </w:r>
    </w:p>
    <w:p w14:paraId="251FE236"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order_date</w:t>
      </w:r>
      <w:proofErr w:type="spellEnd"/>
      <w:r w:rsidRPr="00B02671">
        <w:rPr>
          <w:color w:val="31849B" w:themeColor="accent5" w:themeShade="BF"/>
          <w:kern w:val="2"/>
        </w:rPr>
        <w:t xml:space="preserve"> (INT or TIMESTAMP): 4 bytes</w:t>
      </w:r>
    </w:p>
    <w:p w14:paraId="533608D5"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total_amount</w:t>
      </w:r>
      <w:proofErr w:type="spellEnd"/>
      <w:r w:rsidRPr="00B02671">
        <w:rPr>
          <w:color w:val="31849B" w:themeColor="accent5" w:themeShade="BF"/>
          <w:kern w:val="2"/>
        </w:rPr>
        <w:t xml:space="preserve"> (INT or DECIMAL): 4 bytes</w:t>
      </w:r>
    </w:p>
    <w:p w14:paraId="5AFDBDB3" w14:textId="7B17A691"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OrderStatus</w:t>
      </w:r>
      <w:proofErr w:type="spellEnd"/>
      <w:r w:rsidRPr="00B02671">
        <w:rPr>
          <w:color w:val="31849B" w:themeColor="accent5" w:themeShade="BF"/>
          <w:kern w:val="2"/>
        </w:rPr>
        <w:t xml:space="preserve"> (VARCHAR): 10 bytes</w:t>
      </w:r>
    </w:p>
    <w:p w14:paraId="53637290" w14:textId="77777777" w:rsidR="00B02671" w:rsidRPr="00B02671" w:rsidRDefault="00B02671" w:rsidP="00520A6B">
      <w:pPr>
        <w:pStyle w:val="ListParagraph"/>
        <w:ind w:left="1440"/>
        <w:rPr>
          <w:color w:val="31849B" w:themeColor="accent5" w:themeShade="BF"/>
          <w:kern w:val="2"/>
        </w:rPr>
      </w:pPr>
      <w:r w:rsidRPr="00B02671">
        <w:rPr>
          <w:color w:val="31849B" w:themeColor="accent5" w:themeShade="BF"/>
          <w:kern w:val="2"/>
        </w:rPr>
        <w:t>Row Size = 4 + 4 + 4 + 4 + 10 = 26 bytes</w:t>
      </w:r>
    </w:p>
    <w:p w14:paraId="292EE5CA" w14:textId="77777777" w:rsidR="00B02671" w:rsidRPr="00B02671" w:rsidRDefault="00B02671" w:rsidP="00520A6B">
      <w:pPr>
        <w:pStyle w:val="ListParagraph"/>
        <w:ind w:left="1440"/>
        <w:rPr>
          <w:color w:val="31849B" w:themeColor="accent5" w:themeShade="BF"/>
          <w:kern w:val="2"/>
        </w:rPr>
      </w:pPr>
      <w:r w:rsidRPr="00B02671">
        <w:rPr>
          <w:color w:val="31849B" w:themeColor="accent5" w:themeShade="BF"/>
          <w:kern w:val="2"/>
        </w:rPr>
        <w:t>Total Size for 10 Rows = 26 bytes * 10 = 260 bytes</w:t>
      </w:r>
    </w:p>
    <w:p w14:paraId="07324A4E" w14:textId="77777777" w:rsidR="00B02671" w:rsidRPr="00B02671" w:rsidRDefault="00B02671" w:rsidP="00B02671">
      <w:pPr>
        <w:pStyle w:val="ListParagraph"/>
        <w:ind w:left="567"/>
        <w:rPr>
          <w:color w:val="31849B" w:themeColor="accent5" w:themeShade="BF"/>
          <w:kern w:val="2"/>
        </w:rPr>
      </w:pPr>
    </w:p>
    <w:p w14:paraId="2F595699" w14:textId="77777777" w:rsidR="00B02671" w:rsidRPr="00DD1196" w:rsidRDefault="00B02671" w:rsidP="00B02671">
      <w:pPr>
        <w:pStyle w:val="ListParagraph"/>
        <w:ind w:left="567"/>
        <w:rPr>
          <w:b/>
          <w:bCs/>
          <w:color w:val="31849B" w:themeColor="accent5" w:themeShade="BF"/>
          <w:kern w:val="2"/>
          <w:u w:val="single"/>
        </w:rPr>
      </w:pPr>
      <w:r w:rsidRPr="00DD1196">
        <w:rPr>
          <w:b/>
          <w:bCs/>
          <w:color w:val="31849B" w:themeColor="accent5" w:themeShade="BF"/>
          <w:kern w:val="2"/>
          <w:u w:val="single"/>
        </w:rPr>
        <w:t>2. User Table</w:t>
      </w:r>
    </w:p>
    <w:p w14:paraId="115BF145"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user_ID</w:t>
      </w:r>
      <w:proofErr w:type="spellEnd"/>
      <w:r w:rsidRPr="00B02671">
        <w:rPr>
          <w:color w:val="31849B" w:themeColor="accent5" w:themeShade="BF"/>
          <w:kern w:val="2"/>
        </w:rPr>
        <w:t xml:space="preserve"> (INT): 4 bytes</w:t>
      </w:r>
    </w:p>
    <w:p w14:paraId="0F4394B3" w14:textId="23D9C21E" w:rsidR="00B02671" w:rsidRPr="00B02671" w:rsidRDefault="00B02671" w:rsidP="000C534F">
      <w:pPr>
        <w:pStyle w:val="ListParagraph"/>
        <w:rPr>
          <w:color w:val="31849B" w:themeColor="accent5" w:themeShade="BF"/>
          <w:kern w:val="2"/>
        </w:rPr>
      </w:pPr>
      <w:r w:rsidRPr="00B02671">
        <w:rPr>
          <w:color w:val="31849B" w:themeColor="accent5" w:themeShade="BF"/>
          <w:kern w:val="2"/>
        </w:rPr>
        <w:t>email (VARCHAR): 50 bytes</w:t>
      </w:r>
    </w:p>
    <w:p w14:paraId="2EAC4615" w14:textId="2FEC0B72" w:rsidR="00B02671" w:rsidRPr="00B02671" w:rsidRDefault="00B02671" w:rsidP="000C534F">
      <w:pPr>
        <w:pStyle w:val="ListParagraph"/>
        <w:rPr>
          <w:color w:val="31849B" w:themeColor="accent5" w:themeShade="BF"/>
          <w:kern w:val="2"/>
        </w:rPr>
      </w:pPr>
      <w:r w:rsidRPr="00B02671">
        <w:rPr>
          <w:color w:val="31849B" w:themeColor="accent5" w:themeShade="BF"/>
          <w:kern w:val="2"/>
        </w:rPr>
        <w:t>password (</w:t>
      </w:r>
      <w:r w:rsidR="00A22FC3">
        <w:rPr>
          <w:color w:val="31849B" w:themeColor="accent5" w:themeShade="BF"/>
          <w:kern w:val="2"/>
        </w:rPr>
        <w:t>Password</w:t>
      </w:r>
      <w:r w:rsidRPr="00B02671">
        <w:rPr>
          <w:color w:val="31849B" w:themeColor="accent5" w:themeShade="BF"/>
          <w:kern w:val="2"/>
        </w:rPr>
        <w:t xml:space="preserve">): </w:t>
      </w:r>
      <w:r w:rsidR="00F67047">
        <w:rPr>
          <w:color w:val="31849B" w:themeColor="accent5" w:themeShade="BF"/>
          <w:kern w:val="2"/>
        </w:rPr>
        <w:t>4</w:t>
      </w:r>
      <w:r w:rsidRPr="00B02671">
        <w:rPr>
          <w:color w:val="31849B" w:themeColor="accent5" w:themeShade="BF"/>
          <w:kern w:val="2"/>
        </w:rPr>
        <w:t>0 bytes</w:t>
      </w:r>
    </w:p>
    <w:p w14:paraId="2209702B" w14:textId="26474D0F" w:rsidR="00B02671" w:rsidRPr="00B02671" w:rsidRDefault="00B02671" w:rsidP="000C534F">
      <w:pPr>
        <w:pStyle w:val="ListParagraph"/>
        <w:rPr>
          <w:color w:val="31849B" w:themeColor="accent5" w:themeShade="BF"/>
          <w:kern w:val="2"/>
        </w:rPr>
      </w:pPr>
      <w:r w:rsidRPr="00B02671">
        <w:rPr>
          <w:color w:val="31849B" w:themeColor="accent5" w:themeShade="BF"/>
          <w:kern w:val="2"/>
        </w:rPr>
        <w:t>role (VARCHAR): 10 bytes</w:t>
      </w:r>
    </w:p>
    <w:p w14:paraId="5F20E19C" w14:textId="63B06651"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last_active</w:t>
      </w:r>
      <w:proofErr w:type="spellEnd"/>
      <w:r w:rsidRPr="00B02671">
        <w:rPr>
          <w:color w:val="31849B" w:themeColor="accent5" w:themeShade="BF"/>
          <w:kern w:val="2"/>
        </w:rPr>
        <w:t xml:space="preserve"> (TIMESTAMP): 4 bytes</w:t>
      </w:r>
    </w:p>
    <w:p w14:paraId="4EB03EF3" w14:textId="1E9AD268" w:rsidR="00B02671" w:rsidRPr="00B02671" w:rsidRDefault="00B02671" w:rsidP="00520A6B">
      <w:pPr>
        <w:pStyle w:val="ListParagraph"/>
        <w:ind w:left="1440"/>
        <w:rPr>
          <w:color w:val="31849B" w:themeColor="accent5" w:themeShade="BF"/>
          <w:kern w:val="2"/>
        </w:rPr>
      </w:pPr>
      <w:r w:rsidRPr="00B02671">
        <w:rPr>
          <w:color w:val="31849B" w:themeColor="accent5" w:themeShade="BF"/>
          <w:kern w:val="2"/>
        </w:rPr>
        <w:t xml:space="preserve">Row Size = 4 + 50 + </w:t>
      </w:r>
      <w:r w:rsidR="00F67047">
        <w:rPr>
          <w:color w:val="31849B" w:themeColor="accent5" w:themeShade="BF"/>
          <w:kern w:val="2"/>
        </w:rPr>
        <w:t>4</w:t>
      </w:r>
      <w:r w:rsidRPr="00B02671">
        <w:rPr>
          <w:color w:val="31849B" w:themeColor="accent5" w:themeShade="BF"/>
          <w:kern w:val="2"/>
        </w:rPr>
        <w:t>0 + 10 + 4 + = 1</w:t>
      </w:r>
      <w:r w:rsidR="00DE7B25">
        <w:rPr>
          <w:color w:val="31849B" w:themeColor="accent5" w:themeShade="BF"/>
          <w:kern w:val="2"/>
        </w:rPr>
        <w:t>08</w:t>
      </w:r>
      <w:r w:rsidRPr="00B02671">
        <w:rPr>
          <w:color w:val="31849B" w:themeColor="accent5" w:themeShade="BF"/>
          <w:kern w:val="2"/>
        </w:rPr>
        <w:t xml:space="preserve"> bytes</w:t>
      </w:r>
    </w:p>
    <w:p w14:paraId="5A6BD5BB" w14:textId="0728E072" w:rsidR="00B02671" w:rsidRPr="00B02671" w:rsidRDefault="00B02671" w:rsidP="00520A6B">
      <w:pPr>
        <w:pStyle w:val="ListParagraph"/>
        <w:ind w:left="1440"/>
        <w:rPr>
          <w:color w:val="31849B" w:themeColor="accent5" w:themeShade="BF"/>
          <w:kern w:val="2"/>
        </w:rPr>
      </w:pPr>
      <w:r w:rsidRPr="00B02671">
        <w:rPr>
          <w:color w:val="31849B" w:themeColor="accent5" w:themeShade="BF"/>
          <w:kern w:val="2"/>
        </w:rPr>
        <w:t>Total Size for 10 Rows = 1</w:t>
      </w:r>
      <w:r w:rsidR="00DE7B25">
        <w:rPr>
          <w:color w:val="31849B" w:themeColor="accent5" w:themeShade="BF"/>
          <w:kern w:val="2"/>
        </w:rPr>
        <w:t>08</w:t>
      </w:r>
      <w:r w:rsidRPr="00B02671">
        <w:rPr>
          <w:color w:val="31849B" w:themeColor="accent5" w:themeShade="BF"/>
          <w:kern w:val="2"/>
        </w:rPr>
        <w:t xml:space="preserve"> bytes * 10 = 1,</w:t>
      </w:r>
      <w:r w:rsidR="00520A6B">
        <w:rPr>
          <w:color w:val="31849B" w:themeColor="accent5" w:themeShade="BF"/>
          <w:kern w:val="2"/>
        </w:rPr>
        <w:t>08</w:t>
      </w:r>
      <w:r w:rsidRPr="00B02671">
        <w:rPr>
          <w:color w:val="31849B" w:themeColor="accent5" w:themeShade="BF"/>
          <w:kern w:val="2"/>
        </w:rPr>
        <w:t>0 bytes</w:t>
      </w:r>
    </w:p>
    <w:p w14:paraId="75F33E86" w14:textId="77777777" w:rsidR="00B02671" w:rsidRPr="00B02671" w:rsidRDefault="00B02671" w:rsidP="00B02671">
      <w:pPr>
        <w:pStyle w:val="ListParagraph"/>
        <w:ind w:left="567"/>
        <w:rPr>
          <w:color w:val="31849B" w:themeColor="accent5" w:themeShade="BF"/>
          <w:kern w:val="2"/>
        </w:rPr>
      </w:pPr>
    </w:p>
    <w:p w14:paraId="0FB2817C" w14:textId="77777777" w:rsidR="00B02671" w:rsidRPr="00DD1196" w:rsidRDefault="00B02671" w:rsidP="00B02671">
      <w:pPr>
        <w:pStyle w:val="ListParagraph"/>
        <w:ind w:left="567"/>
        <w:rPr>
          <w:b/>
          <w:bCs/>
          <w:color w:val="31849B" w:themeColor="accent5" w:themeShade="BF"/>
          <w:kern w:val="2"/>
          <w:u w:val="single"/>
        </w:rPr>
      </w:pPr>
      <w:r w:rsidRPr="00DD1196">
        <w:rPr>
          <w:b/>
          <w:bCs/>
          <w:color w:val="31849B" w:themeColor="accent5" w:themeShade="BF"/>
          <w:kern w:val="2"/>
          <w:u w:val="single"/>
        </w:rPr>
        <w:t>3. Product Table</w:t>
      </w:r>
    </w:p>
    <w:p w14:paraId="4E1E2D9D"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ProductID</w:t>
      </w:r>
      <w:proofErr w:type="spellEnd"/>
      <w:r w:rsidRPr="00B02671">
        <w:rPr>
          <w:color w:val="31849B" w:themeColor="accent5" w:themeShade="BF"/>
          <w:kern w:val="2"/>
        </w:rPr>
        <w:t xml:space="preserve"> (INT): 4 bytes</w:t>
      </w:r>
    </w:p>
    <w:p w14:paraId="76C8C962" w14:textId="50252219" w:rsidR="00B02671" w:rsidRPr="00B02671" w:rsidRDefault="00B02671" w:rsidP="000C534F">
      <w:pPr>
        <w:pStyle w:val="ListParagraph"/>
        <w:rPr>
          <w:color w:val="31849B" w:themeColor="accent5" w:themeShade="BF"/>
          <w:kern w:val="2"/>
        </w:rPr>
      </w:pPr>
      <w:r w:rsidRPr="00B02671">
        <w:rPr>
          <w:color w:val="31849B" w:themeColor="accent5" w:themeShade="BF"/>
          <w:kern w:val="2"/>
        </w:rPr>
        <w:t>Name (VARCHAR): 50 bytes</w:t>
      </w:r>
    </w:p>
    <w:p w14:paraId="0FE29D48" w14:textId="77777777" w:rsidR="00B02671" w:rsidRPr="00B02671" w:rsidRDefault="00B02671" w:rsidP="000C534F">
      <w:pPr>
        <w:pStyle w:val="ListParagraph"/>
        <w:rPr>
          <w:color w:val="31849B" w:themeColor="accent5" w:themeShade="BF"/>
          <w:kern w:val="2"/>
        </w:rPr>
      </w:pPr>
      <w:r w:rsidRPr="00B02671">
        <w:rPr>
          <w:color w:val="31849B" w:themeColor="accent5" w:themeShade="BF"/>
          <w:kern w:val="2"/>
        </w:rPr>
        <w:t>Price (DECIMAL or MONEY): 8 bytes</w:t>
      </w:r>
    </w:p>
    <w:p w14:paraId="03B87D32" w14:textId="0D05CF8B" w:rsidR="00B02671" w:rsidRPr="00B02671" w:rsidRDefault="00B02671" w:rsidP="000C534F">
      <w:pPr>
        <w:pStyle w:val="ListParagraph"/>
        <w:rPr>
          <w:color w:val="31849B" w:themeColor="accent5" w:themeShade="BF"/>
          <w:kern w:val="2"/>
        </w:rPr>
      </w:pPr>
      <w:r w:rsidRPr="00B02671">
        <w:rPr>
          <w:color w:val="31849B" w:themeColor="accent5" w:themeShade="BF"/>
          <w:kern w:val="2"/>
        </w:rPr>
        <w:t>category (VARCHAR): 20 bytes</w:t>
      </w:r>
    </w:p>
    <w:p w14:paraId="57A796D1" w14:textId="64AFF56C" w:rsidR="00B02671" w:rsidRPr="00B02671" w:rsidRDefault="00B02671" w:rsidP="000C534F">
      <w:pPr>
        <w:pStyle w:val="ListParagraph"/>
        <w:rPr>
          <w:color w:val="31849B" w:themeColor="accent5" w:themeShade="BF"/>
          <w:kern w:val="2"/>
        </w:rPr>
      </w:pPr>
      <w:r w:rsidRPr="00B02671">
        <w:rPr>
          <w:color w:val="31849B" w:themeColor="accent5" w:themeShade="BF"/>
          <w:kern w:val="2"/>
        </w:rPr>
        <w:t>brand (VARCHAR): 20 bytes</w:t>
      </w:r>
    </w:p>
    <w:p w14:paraId="5351BDD8" w14:textId="05564871"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frame_type</w:t>
      </w:r>
      <w:proofErr w:type="spellEnd"/>
      <w:r w:rsidRPr="00B02671">
        <w:rPr>
          <w:color w:val="31849B" w:themeColor="accent5" w:themeShade="BF"/>
          <w:kern w:val="2"/>
        </w:rPr>
        <w:t xml:space="preserve"> (VARCHAR): 20 bytes</w:t>
      </w:r>
    </w:p>
    <w:p w14:paraId="01ECF338" w14:textId="77777777" w:rsidR="00B02671" w:rsidRPr="00B02671" w:rsidRDefault="00B02671" w:rsidP="000C534F">
      <w:pPr>
        <w:pStyle w:val="ListParagraph"/>
        <w:rPr>
          <w:color w:val="31849B" w:themeColor="accent5" w:themeShade="BF"/>
          <w:kern w:val="2"/>
        </w:rPr>
      </w:pPr>
      <w:r w:rsidRPr="00B02671">
        <w:rPr>
          <w:color w:val="31849B" w:themeColor="accent5" w:themeShade="BF"/>
          <w:kern w:val="2"/>
        </w:rPr>
        <w:t>description (VARCHAR, assuming average 100 characters): 100 bytes</w:t>
      </w:r>
    </w:p>
    <w:p w14:paraId="7A3B6675"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available_stock</w:t>
      </w:r>
      <w:proofErr w:type="spellEnd"/>
      <w:r w:rsidRPr="00B02671">
        <w:rPr>
          <w:color w:val="31849B" w:themeColor="accent5" w:themeShade="BF"/>
          <w:kern w:val="2"/>
        </w:rPr>
        <w:t xml:space="preserve"> (INT): 4 bytes</w:t>
      </w:r>
    </w:p>
    <w:p w14:paraId="53D6A2C5" w14:textId="77777777" w:rsidR="00B02671" w:rsidRPr="00B02671" w:rsidRDefault="00B02671" w:rsidP="00C37EA7">
      <w:pPr>
        <w:pStyle w:val="ListParagraph"/>
        <w:ind w:left="1440"/>
        <w:rPr>
          <w:color w:val="31849B" w:themeColor="accent5" w:themeShade="BF"/>
          <w:kern w:val="2"/>
        </w:rPr>
      </w:pPr>
      <w:r w:rsidRPr="00B02671">
        <w:rPr>
          <w:color w:val="31849B" w:themeColor="accent5" w:themeShade="BF"/>
          <w:kern w:val="2"/>
        </w:rPr>
        <w:t>Row Size = 4 + 50 + 8 + 20 + 20 + 20 + 100 + 4 = 226 bytes</w:t>
      </w:r>
    </w:p>
    <w:p w14:paraId="6C2F51AE" w14:textId="77777777" w:rsidR="00B02671" w:rsidRPr="00B02671" w:rsidRDefault="00B02671" w:rsidP="00C37EA7">
      <w:pPr>
        <w:pStyle w:val="ListParagraph"/>
        <w:ind w:left="1440"/>
        <w:rPr>
          <w:color w:val="31849B" w:themeColor="accent5" w:themeShade="BF"/>
          <w:kern w:val="2"/>
        </w:rPr>
      </w:pPr>
      <w:r w:rsidRPr="00B02671">
        <w:rPr>
          <w:color w:val="31849B" w:themeColor="accent5" w:themeShade="BF"/>
          <w:kern w:val="2"/>
        </w:rPr>
        <w:t>Total Size for 10 Rows = 226 bytes * 10 = 2,260 bytes</w:t>
      </w:r>
    </w:p>
    <w:p w14:paraId="6E5D728D" w14:textId="77777777" w:rsidR="00B02671" w:rsidRPr="00B02671" w:rsidRDefault="00B02671" w:rsidP="00B02671">
      <w:pPr>
        <w:pStyle w:val="ListParagraph"/>
        <w:ind w:left="567"/>
        <w:rPr>
          <w:color w:val="31849B" w:themeColor="accent5" w:themeShade="BF"/>
          <w:kern w:val="2"/>
        </w:rPr>
      </w:pPr>
    </w:p>
    <w:p w14:paraId="12006C42" w14:textId="77777777" w:rsidR="00B02671" w:rsidRPr="00DD1196" w:rsidRDefault="00B02671" w:rsidP="00B02671">
      <w:pPr>
        <w:pStyle w:val="ListParagraph"/>
        <w:ind w:left="567"/>
        <w:rPr>
          <w:b/>
          <w:bCs/>
          <w:color w:val="31849B" w:themeColor="accent5" w:themeShade="BF"/>
          <w:kern w:val="2"/>
          <w:u w:val="single"/>
        </w:rPr>
      </w:pPr>
      <w:r w:rsidRPr="00DD1196">
        <w:rPr>
          <w:b/>
          <w:bCs/>
          <w:color w:val="31849B" w:themeColor="accent5" w:themeShade="BF"/>
          <w:kern w:val="2"/>
          <w:u w:val="single"/>
        </w:rPr>
        <w:t xml:space="preserve">4. </w:t>
      </w:r>
      <w:proofErr w:type="spellStart"/>
      <w:r w:rsidRPr="00DD1196">
        <w:rPr>
          <w:b/>
          <w:bCs/>
          <w:color w:val="31849B" w:themeColor="accent5" w:themeShade="BF"/>
          <w:kern w:val="2"/>
          <w:u w:val="single"/>
        </w:rPr>
        <w:t>Cart_Item</w:t>
      </w:r>
      <w:proofErr w:type="spellEnd"/>
      <w:r w:rsidRPr="00DD1196">
        <w:rPr>
          <w:b/>
          <w:bCs/>
          <w:color w:val="31849B" w:themeColor="accent5" w:themeShade="BF"/>
          <w:kern w:val="2"/>
          <w:u w:val="single"/>
        </w:rPr>
        <w:t xml:space="preserve"> Table</w:t>
      </w:r>
    </w:p>
    <w:p w14:paraId="3545DC25"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cart_id</w:t>
      </w:r>
      <w:proofErr w:type="spellEnd"/>
      <w:r w:rsidRPr="00B02671">
        <w:rPr>
          <w:color w:val="31849B" w:themeColor="accent5" w:themeShade="BF"/>
          <w:kern w:val="2"/>
        </w:rPr>
        <w:t xml:space="preserve"> (INT): 4 bytes</w:t>
      </w:r>
    </w:p>
    <w:p w14:paraId="541B4BCF"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OrderID</w:t>
      </w:r>
      <w:proofErr w:type="spellEnd"/>
      <w:r w:rsidRPr="00B02671">
        <w:rPr>
          <w:color w:val="31849B" w:themeColor="accent5" w:themeShade="BF"/>
          <w:kern w:val="2"/>
        </w:rPr>
        <w:t xml:space="preserve"> (INT): 4 bytes</w:t>
      </w:r>
    </w:p>
    <w:p w14:paraId="36383245" w14:textId="77777777" w:rsidR="00B02671" w:rsidRPr="00B02671" w:rsidRDefault="00B02671" w:rsidP="000C534F">
      <w:pPr>
        <w:pStyle w:val="ListParagraph"/>
        <w:rPr>
          <w:color w:val="31849B" w:themeColor="accent5" w:themeShade="BF"/>
          <w:kern w:val="2"/>
        </w:rPr>
      </w:pPr>
      <w:proofErr w:type="spellStart"/>
      <w:r w:rsidRPr="00B02671">
        <w:rPr>
          <w:color w:val="31849B" w:themeColor="accent5" w:themeShade="BF"/>
          <w:kern w:val="2"/>
        </w:rPr>
        <w:t>ProductID</w:t>
      </w:r>
      <w:proofErr w:type="spellEnd"/>
      <w:r w:rsidRPr="00B02671">
        <w:rPr>
          <w:color w:val="31849B" w:themeColor="accent5" w:themeShade="BF"/>
          <w:kern w:val="2"/>
        </w:rPr>
        <w:t xml:space="preserve"> (INT): 4 bytes</w:t>
      </w:r>
    </w:p>
    <w:p w14:paraId="24ED5463" w14:textId="77777777" w:rsidR="00B02671" w:rsidRPr="00B02671" w:rsidRDefault="00B02671" w:rsidP="000C534F">
      <w:pPr>
        <w:pStyle w:val="ListParagraph"/>
        <w:rPr>
          <w:color w:val="31849B" w:themeColor="accent5" w:themeShade="BF"/>
          <w:kern w:val="2"/>
        </w:rPr>
      </w:pPr>
      <w:r w:rsidRPr="00B02671">
        <w:rPr>
          <w:color w:val="31849B" w:themeColor="accent5" w:themeShade="BF"/>
          <w:kern w:val="2"/>
        </w:rPr>
        <w:t>Quantity (INT): 4 bytes</w:t>
      </w:r>
    </w:p>
    <w:p w14:paraId="3FCB3334" w14:textId="77777777" w:rsidR="00B02671" w:rsidRPr="00B02671" w:rsidRDefault="00B02671" w:rsidP="00C37EA7">
      <w:pPr>
        <w:pStyle w:val="ListParagraph"/>
        <w:ind w:left="1440"/>
        <w:rPr>
          <w:color w:val="31849B" w:themeColor="accent5" w:themeShade="BF"/>
          <w:kern w:val="2"/>
        </w:rPr>
      </w:pPr>
      <w:r w:rsidRPr="00B02671">
        <w:rPr>
          <w:color w:val="31849B" w:themeColor="accent5" w:themeShade="BF"/>
          <w:kern w:val="2"/>
        </w:rPr>
        <w:t>Row Size = 4 + 4 + 4 + 4 = 16 bytes</w:t>
      </w:r>
    </w:p>
    <w:p w14:paraId="7FBD7A29" w14:textId="7178388A" w:rsidR="00B02671" w:rsidRDefault="00B02671" w:rsidP="00C37EA7">
      <w:pPr>
        <w:pStyle w:val="ListParagraph"/>
        <w:ind w:left="1440"/>
        <w:contextualSpacing w:val="0"/>
        <w:rPr>
          <w:color w:val="31849B" w:themeColor="accent5" w:themeShade="BF"/>
          <w:kern w:val="2"/>
        </w:rPr>
      </w:pPr>
      <w:r w:rsidRPr="00B02671">
        <w:rPr>
          <w:color w:val="31849B" w:themeColor="accent5" w:themeShade="BF"/>
          <w:kern w:val="2"/>
        </w:rPr>
        <w:t>Total Size for 10 Rows = 16 bytes * 10 = 160 bytes</w:t>
      </w:r>
    </w:p>
    <w:p w14:paraId="28EA4845" w14:textId="77777777" w:rsidR="002F201E" w:rsidRPr="00B02671" w:rsidRDefault="002F201E" w:rsidP="00C37EA7">
      <w:pPr>
        <w:pStyle w:val="ListParagraph"/>
        <w:ind w:left="1440"/>
        <w:contextualSpacing w:val="0"/>
        <w:rPr>
          <w:color w:val="31849B" w:themeColor="accent5" w:themeShade="BF"/>
          <w:kern w:val="2"/>
        </w:rPr>
      </w:pPr>
    </w:p>
    <w:p w14:paraId="2FD9F381" w14:textId="77777777" w:rsidR="00472C5A" w:rsidRDefault="00472C5A" w:rsidP="00103EC7"/>
    <w:p w14:paraId="575F6704" w14:textId="1D62317E" w:rsidR="00472C5A" w:rsidRDefault="00472C5A" w:rsidP="00103EC7">
      <w:pPr>
        <w:pStyle w:val="Heading2"/>
      </w:pPr>
      <w:r>
        <w:lastRenderedPageBreak/>
        <w:t>Task 6</w:t>
      </w:r>
      <w:r w:rsidR="0057591C">
        <w:t>:</w:t>
      </w:r>
      <w:r>
        <w:t xml:space="preserve"> User interface</w:t>
      </w:r>
    </w:p>
    <w:p w14:paraId="01FFE56A" w14:textId="329CD745" w:rsidR="00472C5A" w:rsidRDefault="00472C5A" w:rsidP="00472C5A">
      <w:r>
        <w:t xml:space="preserve">Using </w:t>
      </w:r>
      <w:proofErr w:type="spellStart"/>
      <w:r w:rsidRPr="00103EC7">
        <w:t>inVision</w:t>
      </w:r>
      <w:proofErr w:type="spellEnd"/>
      <w:r>
        <w:t xml:space="preserve">, </w:t>
      </w:r>
      <w:proofErr w:type="spellStart"/>
      <w:r w:rsidRPr="00103EC7">
        <w:t>MockFlow</w:t>
      </w:r>
      <w:proofErr w:type="spellEnd"/>
      <w:r>
        <w:t xml:space="preserve"> or similar program, design a user interface for the required </w:t>
      </w:r>
      <w:r w:rsidRPr="00B67BD3">
        <w:rPr>
          <w:color w:val="00B0F0"/>
        </w:rPr>
        <w:t>database/website project including menus, input forms, and reports</w:t>
      </w:r>
      <w:r>
        <w:t>. The number of screens and reports depends on the case study or scenario used for the project.</w:t>
      </w:r>
    </w:p>
    <w:p w14:paraId="5110C8A2" w14:textId="77777777" w:rsidR="00472C5A" w:rsidRDefault="00472C5A" w:rsidP="00472C5A">
      <w:r>
        <w:t>The queries necessary to display the required reports will be completed in Task 7.</w:t>
      </w:r>
    </w:p>
    <w:p w14:paraId="530EF8B0" w14:textId="77777777" w:rsidR="00ED4471" w:rsidRDefault="00ED4471" w:rsidP="00472C5A"/>
    <w:p w14:paraId="17402AE4" w14:textId="3FA15AA3" w:rsidR="00ED4471" w:rsidRDefault="00E5443E" w:rsidP="00472C5A">
      <w:r w:rsidRPr="00E5443E">
        <w:rPr>
          <w:noProof/>
        </w:rPr>
        <w:drawing>
          <wp:inline distT="0" distB="0" distL="0" distR="0" wp14:anchorId="2C1EF17D" wp14:editId="771D4CEE">
            <wp:extent cx="6479540" cy="4728210"/>
            <wp:effectExtent l="0" t="0" r="0" b="0"/>
            <wp:docPr id="186627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8787" name=""/>
                    <pic:cNvPicPr/>
                  </pic:nvPicPr>
                  <pic:blipFill>
                    <a:blip r:embed="rId22"/>
                    <a:stretch>
                      <a:fillRect/>
                    </a:stretch>
                  </pic:blipFill>
                  <pic:spPr>
                    <a:xfrm>
                      <a:off x="0" y="0"/>
                      <a:ext cx="6479540" cy="4728210"/>
                    </a:xfrm>
                    <a:prstGeom prst="rect">
                      <a:avLst/>
                    </a:prstGeom>
                  </pic:spPr>
                </pic:pic>
              </a:graphicData>
            </a:graphic>
          </wp:inline>
        </w:drawing>
      </w:r>
    </w:p>
    <w:p w14:paraId="1C125822" w14:textId="77777777" w:rsidR="006D7268" w:rsidRDefault="006D7268" w:rsidP="00472C5A"/>
    <w:p w14:paraId="51DC90EB" w14:textId="5D784590" w:rsidR="006D7268" w:rsidRDefault="006D7268" w:rsidP="00472C5A">
      <w:r w:rsidRPr="006D7268">
        <w:rPr>
          <w:noProof/>
        </w:rPr>
        <w:lastRenderedPageBreak/>
        <w:drawing>
          <wp:inline distT="0" distB="0" distL="0" distR="0" wp14:anchorId="6A119447" wp14:editId="30530C99">
            <wp:extent cx="6479540" cy="3698240"/>
            <wp:effectExtent l="0" t="0" r="0" b="0"/>
            <wp:docPr id="208022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6360" name=""/>
                    <pic:cNvPicPr/>
                  </pic:nvPicPr>
                  <pic:blipFill>
                    <a:blip r:embed="rId23"/>
                    <a:stretch>
                      <a:fillRect/>
                    </a:stretch>
                  </pic:blipFill>
                  <pic:spPr>
                    <a:xfrm>
                      <a:off x="0" y="0"/>
                      <a:ext cx="6479540" cy="3698240"/>
                    </a:xfrm>
                    <a:prstGeom prst="rect">
                      <a:avLst/>
                    </a:prstGeom>
                  </pic:spPr>
                </pic:pic>
              </a:graphicData>
            </a:graphic>
          </wp:inline>
        </w:drawing>
      </w:r>
    </w:p>
    <w:p w14:paraId="756120FE" w14:textId="77777777" w:rsidR="006D7268" w:rsidRDefault="006D7268" w:rsidP="00472C5A"/>
    <w:p w14:paraId="4D7E1A9F" w14:textId="1D74F2A9" w:rsidR="006D7268" w:rsidRDefault="0081080A" w:rsidP="00472C5A">
      <w:r>
        <w:rPr>
          <w:noProof/>
        </w:rPr>
        <w:drawing>
          <wp:inline distT="0" distB="0" distL="0" distR="0" wp14:anchorId="2A8DFB23" wp14:editId="0A835AC6">
            <wp:extent cx="5486400" cy="3200400"/>
            <wp:effectExtent l="0" t="0" r="0" b="0"/>
            <wp:docPr id="7123042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BEDC061" w14:textId="77777777" w:rsidR="00472C5A" w:rsidRDefault="00472C5A" w:rsidP="00472C5A"/>
    <w:p w14:paraId="3E3ADEE4" w14:textId="10F5B606" w:rsidR="00491BB5" w:rsidRDefault="007E51C2" w:rsidP="00472C5A">
      <w:r w:rsidRPr="007E51C2">
        <w:lastRenderedPageBreak/>
        <w:drawing>
          <wp:inline distT="0" distB="0" distL="0" distR="0" wp14:anchorId="3D54B03D" wp14:editId="34DA4F95">
            <wp:extent cx="6479540" cy="3535680"/>
            <wp:effectExtent l="0" t="0" r="0" b="7620"/>
            <wp:docPr id="104017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78316" name=""/>
                    <pic:cNvPicPr/>
                  </pic:nvPicPr>
                  <pic:blipFill>
                    <a:blip r:embed="rId25"/>
                    <a:stretch>
                      <a:fillRect/>
                    </a:stretch>
                  </pic:blipFill>
                  <pic:spPr>
                    <a:xfrm>
                      <a:off x="0" y="0"/>
                      <a:ext cx="6479540" cy="3535680"/>
                    </a:xfrm>
                    <a:prstGeom prst="rect">
                      <a:avLst/>
                    </a:prstGeom>
                  </pic:spPr>
                </pic:pic>
              </a:graphicData>
            </a:graphic>
          </wp:inline>
        </w:drawing>
      </w:r>
    </w:p>
    <w:p w14:paraId="674232B3" w14:textId="77777777" w:rsidR="00491BB5" w:rsidRDefault="00491BB5" w:rsidP="00472C5A"/>
    <w:p w14:paraId="1FD4285A" w14:textId="77777777" w:rsidR="00491BB5" w:rsidRDefault="00491BB5" w:rsidP="00472C5A"/>
    <w:p w14:paraId="5084229E" w14:textId="77777777" w:rsidR="00491BB5" w:rsidRDefault="00491BB5" w:rsidP="00472C5A"/>
    <w:p w14:paraId="076E6521" w14:textId="77777777" w:rsidR="00491BB5" w:rsidRDefault="00491BB5" w:rsidP="00472C5A"/>
    <w:p w14:paraId="3AFA0555" w14:textId="5B118218" w:rsidR="00472C5A" w:rsidRPr="00103EC7" w:rsidRDefault="00472C5A" w:rsidP="00103EC7">
      <w:pPr>
        <w:pStyle w:val="Heading2"/>
      </w:pPr>
      <w:r w:rsidRPr="00103EC7">
        <w:t>Task 7</w:t>
      </w:r>
      <w:r w:rsidR="0057591C">
        <w:t>:</w:t>
      </w:r>
      <w:r w:rsidRPr="00103EC7">
        <w:t xml:space="preserve"> Physical design</w:t>
      </w:r>
    </w:p>
    <w:p w14:paraId="24AB5B48" w14:textId="77777777" w:rsidR="00472C5A" w:rsidRDefault="00472C5A" w:rsidP="00472C5A">
      <w:pPr>
        <w:pStyle w:val="ListParagraph"/>
        <w:numPr>
          <w:ilvl w:val="0"/>
          <w:numId w:val="29"/>
        </w:numPr>
        <w:ind w:left="567" w:hanging="567"/>
        <w:contextualSpacing w:val="0"/>
      </w:pPr>
      <w:r>
        <w:t xml:space="preserve">Create a database prototype following the blueprint or structure outlined in the data dictionary created in Task 4. Export or dump the database structure. Submit the SQL file as evidence of database implementation. Apply the constraints identified in Task 5 to the database and document which constraints were applied. </w:t>
      </w:r>
    </w:p>
    <w:p w14:paraId="5CD9A4FB" w14:textId="77777777" w:rsidR="00472C5A" w:rsidRDefault="00472C5A" w:rsidP="00472C5A">
      <w:pPr>
        <w:pStyle w:val="ListParagraph"/>
        <w:numPr>
          <w:ilvl w:val="0"/>
          <w:numId w:val="29"/>
        </w:numPr>
        <w:ind w:left="567" w:hanging="567"/>
        <w:contextualSpacing w:val="0"/>
      </w:pPr>
      <w:r>
        <w:t>Compare conceptual model and technical requirement with the actual database created and list and explain the differences.  Make sure to make changes to the database, as necessary, while performing this review.</w:t>
      </w:r>
    </w:p>
    <w:p w14:paraId="249B2A7F" w14:textId="77777777" w:rsidR="00472C5A" w:rsidRDefault="00472C5A" w:rsidP="00472C5A">
      <w:pPr>
        <w:pStyle w:val="ListParagraph"/>
        <w:numPr>
          <w:ilvl w:val="0"/>
          <w:numId w:val="29"/>
        </w:numPr>
        <w:ind w:left="567" w:hanging="567"/>
        <w:contextualSpacing w:val="0"/>
      </w:pPr>
      <w:r>
        <w:t>Populate the database with appropriate testing data – sufficient to run the queries.</w:t>
      </w:r>
    </w:p>
    <w:p w14:paraId="6FBA0088" w14:textId="09A3CC86" w:rsidR="00472C5A" w:rsidRDefault="00472C5A" w:rsidP="00472C5A">
      <w:pPr>
        <w:pStyle w:val="ListParagraph"/>
        <w:numPr>
          <w:ilvl w:val="0"/>
          <w:numId w:val="29"/>
        </w:numPr>
        <w:ind w:left="567" w:hanging="567"/>
        <w:contextualSpacing w:val="0"/>
      </w:pPr>
      <w:r>
        <w:t>Create and run the necessary queries to display the reports outlined in the case study or scenario project requirements. Provide screenshots of your queries and results. Remember that these queries are run on the database prototype and their purpose is to ascertain that the database structure is sufficient to produce the desired results.</w:t>
      </w:r>
      <w:r w:rsidR="00323E6A">
        <w:t xml:space="preserve"> </w:t>
      </w:r>
    </w:p>
    <w:p w14:paraId="055BB5CC" w14:textId="1B2232E0" w:rsidR="00323E6A" w:rsidRDefault="00323E6A" w:rsidP="00323E6A">
      <w:pPr>
        <w:pStyle w:val="ListParagraph"/>
        <w:ind w:left="567"/>
        <w:contextualSpacing w:val="0"/>
      </w:pPr>
      <w:r w:rsidRPr="00323E6A">
        <w:rPr>
          <w:noProof/>
        </w:rPr>
        <w:lastRenderedPageBreak/>
        <w:drawing>
          <wp:inline distT="0" distB="0" distL="0" distR="0" wp14:anchorId="0A0674C6" wp14:editId="6876324D">
            <wp:extent cx="6479540" cy="2348865"/>
            <wp:effectExtent l="0" t="0" r="0" b="0"/>
            <wp:docPr id="146625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1440" name=""/>
                    <pic:cNvPicPr/>
                  </pic:nvPicPr>
                  <pic:blipFill>
                    <a:blip r:embed="rId26"/>
                    <a:stretch>
                      <a:fillRect/>
                    </a:stretch>
                  </pic:blipFill>
                  <pic:spPr>
                    <a:xfrm>
                      <a:off x="0" y="0"/>
                      <a:ext cx="6479540" cy="2348865"/>
                    </a:xfrm>
                    <a:prstGeom prst="rect">
                      <a:avLst/>
                    </a:prstGeom>
                  </pic:spPr>
                </pic:pic>
              </a:graphicData>
            </a:graphic>
          </wp:inline>
        </w:drawing>
      </w:r>
    </w:p>
    <w:p w14:paraId="5871148C" w14:textId="47191DC8" w:rsidR="00323E6A" w:rsidRDefault="00AD4A6C" w:rsidP="00323E6A">
      <w:pPr>
        <w:pStyle w:val="ListParagraph"/>
        <w:ind w:left="567"/>
        <w:contextualSpacing w:val="0"/>
      </w:pPr>
      <w:r>
        <w:rPr>
          <w:noProof/>
        </w:rPr>
        <w:drawing>
          <wp:inline distT="0" distB="0" distL="0" distR="0" wp14:anchorId="50351D32" wp14:editId="4A1CBE1E">
            <wp:extent cx="6239502" cy="2907831"/>
            <wp:effectExtent l="0" t="0" r="9525" b="6985"/>
            <wp:docPr id="106847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9369" cy="2926410"/>
                    </a:xfrm>
                    <a:prstGeom prst="rect">
                      <a:avLst/>
                    </a:prstGeom>
                    <a:noFill/>
                  </pic:spPr>
                </pic:pic>
              </a:graphicData>
            </a:graphic>
          </wp:inline>
        </w:drawing>
      </w:r>
    </w:p>
    <w:p w14:paraId="2C32834B" w14:textId="7B470FB3" w:rsidR="00AD4A6C" w:rsidRDefault="009E1FDF" w:rsidP="00323E6A">
      <w:pPr>
        <w:pStyle w:val="ListParagraph"/>
        <w:ind w:left="567"/>
        <w:contextualSpacing w:val="0"/>
      </w:pPr>
      <w:r>
        <w:rPr>
          <w:noProof/>
        </w:rPr>
        <w:lastRenderedPageBreak/>
        <w:drawing>
          <wp:inline distT="0" distB="0" distL="0" distR="0" wp14:anchorId="08CF8887" wp14:editId="4D55FE6F">
            <wp:extent cx="5530620" cy="4824413"/>
            <wp:effectExtent l="0" t="0" r="0" b="0"/>
            <wp:docPr id="1649438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6339" cy="4829402"/>
                    </a:xfrm>
                    <a:prstGeom prst="rect">
                      <a:avLst/>
                    </a:prstGeom>
                    <a:noFill/>
                  </pic:spPr>
                </pic:pic>
              </a:graphicData>
            </a:graphic>
          </wp:inline>
        </w:drawing>
      </w:r>
    </w:p>
    <w:p w14:paraId="0F971044" w14:textId="18FE2BB6" w:rsidR="009E1FDF" w:rsidRDefault="00391FAC" w:rsidP="00323E6A">
      <w:pPr>
        <w:pStyle w:val="ListParagraph"/>
        <w:ind w:left="567"/>
        <w:contextualSpacing w:val="0"/>
      </w:pPr>
      <w:r>
        <w:rPr>
          <w:noProof/>
        </w:rPr>
        <w:drawing>
          <wp:inline distT="0" distB="0" distL="0" distR="0" wp14:anchorId="6261CE75" wp14:editId="1F40EE2E">
            <wp:extent cx="6763385" cy="1847850"/>
            <wp:effectExtent l="0" t="0" r="0" b="0"/>
            <wp:docPr id="186214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3385" cy="1847850"/>
                    </a:xfrm>
                    <a:prstGeom prst="rect">
                      <a:avLst/>
                    </a:prstGeom>
                    <a:noFill/>
                  </pic:spPr>
                </pic:pic>
              </a:graphicData>
            </a:graphic>
          </wp:inline>
        </w:drawing>
      </w:r>
    </w:p>
    <w:p w14:paraId="52C7153A" w14:textId="54443087" w:rsidR="00902DCD" w:rsidRDefault="00255139" w:rsidP="00323E6A">
      <w:pPr>
        <w:pStyle w:val="ListParagraph"/>
        <w:ind w:left="567"/>
        <w:contextualSpacing w:val="0"/>
      </w:pPr>
      <w:r>
        <w:rPr>
          <w:noProof/>
        </w:rPr>
        <w:drawing>
          <wp:inline distT="0" distB="0" distL="0" distR="0" wp14:anchorId="4B7668B0" wp14:editId="3184F1FC">
            <wp:extent cx="4877435" cy="1695450"/>
            <wp:effectExtent l="0" t="0" r="0" b="0"/>
            <wp:docPr id="142788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1695450"/>
                    </a:xfrm>
                    <a:prstGeom prst="rect">
                      <a:avLst/>
                    </a:prstGeom>
                    <a:noFill/>
                  </pic:spPr>
                </pic:pic>
              </a:graphicData>
            </a:graphic>
          </wp:inline>
        </w:drawing>
      </w:r>
    </w:p>
    <w:p w14:paraId="5EAA1829" w14:textId="66930E61" w:rsidR="00255139" w:rsidRDefault="00A06DB0" w:rsidP="00323E6A">
      <w:pPr>
        <w:pStyle w:val="ListParagraph"/>
        <w:ind w:left="567"/>
        <w:contextualSpacing w:val="0"/>
      </w:pPr>
      <w:r>
        <w:rPr>
          <w:noProof/>
        </w:rPr>
        <w:lastRenderedPageBreak/>
        <w:drawing>
          <wp:inline distT="0" distB="0" distL="0" distR="0" wp14:anchorId="02A9D7FD" wp14:editId="233B603D">
            <wp:extent cx="5242430" cy="4257675"/>
            <wp:effectExtent l="0" t="0" r="0" b="0"/>
            <wp:docPr id="376198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384" cy="4262510"/>
                    </a:xfrm>
                    <a:prstGeom prst="rect">
                      <a:avLst/>
                    </a:prstGeom>
                    <a:noFill/>
                  </pic:spPr>
                </pic:pic>
              </a:graphicData>
            </a:graphic>
          </wp:inline>
        </w:drawing>
      </w:r>
    </w:p>
    <w:p w14:paraId="52231B5D" w14:textId="77777777" w:rsidR="00A06DB0" w:rsidRDefault="00A06DB0" w:rsidP="00323E6A">
      <w:pPr>
        <w:pStyle w:val="ListParagraph"/>
        <w:ind w:left="567"/>
        <w:contextualSpacing w:val="0"/>
      </w:pPr>
    </w:p>
    <w:p w14:paraId="39ED3AE8" w14:textId="74EC9E5E" w:rsidR="00A06DB0" w:rsidRDefault="0044462C" w:rsidP="00323E6A">
      <w:pPr>
        <w:pStyle w:val="ListParagraph"/>
        <w:ind w:left="567"/>
        <w:contextualSpacing w:val="0"/>
      </w:pPr>
      <w:r>
        <w:rPr>
          <w:noProof/>
        </w:rPr>
        <w:drawing>
          <wp:inline distT="0" distB="0" distL="0" distR="0" wp14:anchorId="503E4150" wp14:editId="09080E02">
            <wp:extent cx="5738812" cy="2172039"/>
            <wp:effectExtent l="0" t="0" r="0" b="0"/>
            <wp:docPr id="1085510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820" cy="2173934"/>
                    </a:xfrm>
                    <a:prstGeom prst="rect">
                      <a:avLst/>
                    </a:prstGeom>
                    <a:noFill/>
                  </pic:spPr>
                </pic:pic>
              </a:graphicData>
            </a:graphic>
          </wp:inline>
        </w:drawing>
      </w:r>
    </w:p>
    <w:p w14:paraId="6E90AD57" w14:textId="77777777" w:rsidR="00A06DB0" w:rsidRDefault="00A06DB0" w:rsidP="00323E6A">
      <w:pPr>
        <w:pStyle w:val="ListParagraph"/>
        <w:ind w:left="567"/>
        <w:contextualSpacing w:val="0"/>
      </w:pPr>
    </w:p>
    <w:p w14:paraId="4DB35CAA" w14:textId="77777777" w:rsidR="00472C5A" w:rsidRDefault="00472C5A" w:rsidP="00472C5A">
      <w:pPr>
        <w:pStyle w:val="ListParagraph"/>
        <w:numPr>
          <w:ilvl w:val="0"/>
          <w:numId w:val="29"/>
        </w:numPr>
        <w:ind w:left="567" w:hanging="567"/>
        <w:contextualSpacing w:val="0"/>
      </w:pPr>
      <w:r>
        <w:t>Outline a plan to backup and restore the database remembering that at this stage it is just a prototype.</w:t>
      </w:r>
    </w:p>
    <w:p w14:paraId="32257048" w14:textId="613164E6" w:rsidR="008865B6" w:rsidRDefault="008865B6" w:rsidP="008865B6">
      <w:pPr>
        <w:pStyle w:val="ListParagraph"/>
        <w:ind w:left="567"/>
        <w:contextualSpacing w:val="0"/>
      </w:pPr>
    </w:p>
    <w:p w14:paraId="559B8E3E" w14:textId="77777777" w:rsidR="00F75F43" w:rsidRPr="006D5543" w:rsidRDefault="00F75F43" w:rsidP="008865B6">
      <w:pPr>
        <w:pStyle w:val="ListParagraph"/>
        <w:ind w:left="567"/>
        <w:contextualSpacing w:val="0"/>
        <w:rPr>
          <w:color w:val="FF0000"/>
        </w:rPr>
      </w:pPr>
    </w:p>
    <w:p w14:paraId="3C9E91A6" w14:textId="675FB695" w:rsidR="00F75F43" w:rsidRPr="006D5543" w:rsidRDefault="00460CCF" w:rsidP="008865B6">
      <w:pPr>
        <w:pStyle w:val="ListParagraph"/>
        <w:ind w:left="567"/>
        <w:contextualSpacing w:val="0"/>
        <w:rPr>
          <w:color w:val="FF0000"/>
        </w:rPr>
      </w:pPr>
      <w:r w:rsidRPr="006D5543">
        <w:rPr>
          <w:color w:val="FF0000"/>
        </w:rPr>
        <w:t xml:space="preserve">Using System Scheduler to backup </w:t>
      </w:r>
      <w:r w:rsidR="00C837A4" w:rsidRPr="006D5543">
        <w:rPr>
          <w:color w:val="FF0000"/>
        </w:rPr>
        <w:t xml:space="preserve">and restore the database </w:t>
      </w:r>
      <w:proofErr w:type="spellStart"/>
      <w:r w:rsidR="00C837A4" w:rsidRPr="006D5543">
        <w:rPr>
          <w:color w:val="FF0000"/>
        </w:rPr>
        <w:t>qld_sunnies.sql</w:t>
      </w:r>
      <w:proofErr w:type="spellEnd"/>
      <w:r w:rsidR="00277C4D" w:rsidRPr="006D5543">
        <w:rPr>
          <w:color w:val="FF0000"/>
        </w:rPr>
        <w:t>, on going backing up every night</w:t>
      </w:r>
      <w:r w:rsidR="006D5543" w:rsidRPr="006D5543">
        <w:rPr>
          <w:color w:val="FF0000"/>
        </w:rPr>
        <w:t xml:space="preserve"> 7 days a week.</w:t>
      </w:r>
      <w:r w:rsidR="00D3282C">
        <w:rPr>
          <w:color w:val="FF0000"/>
        </w:rPr>
        <w:t xml:space="preserve"> </w:t>
      </w:r>
    </w:p>
    <w:p w14:paraId="04BB0441" w14:textId="45F50068" w:rsidR="00A53BC3" w:rsidRDefault="00E704FC" w:rsidP="00C56DBC">
      <w:r>
        <w:rPr>
          <w:noProof/>
        </w:rPr>
        <w:lastRenderedPageBreak/>
        <w:drawing>
          <wp:inline distT="0" distB="0" distL="0" distR="0" wp14:anchorId="201F753C" wp14:editId="10CF4DD1">
            <wp:extent cx="6479540" cy="2296795"/>
            <wp:effectExtent l="0" t="0" r="0" b="8255"/>
            <wp:docPr id="1184394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296795"/>
                    </a:xfrm>
                    <a:prstGeom prst="rect">
                      <a:avLst/>
                    </a:prstGeom>
                    <a:noFill/>
                    <a:ln>
                      <a:noFill/>
                    </a:ln>
                  </pic:spPr>
                </pic:pic>
              </a:graphicData>
            </a:graphic>
          </wp:inline>
        </w:drawing>
      </w:r>
      <w:r>
        <w:rPr>
          <w:noProof/>
        </w:rPr>
        <w:drawing>
          <wp:inline distT="0" distB="0" distL="0" distR="0" wp14:anchorId="71E137AA" wp14:editId="4619AC65">
            <wp:extent cx="6479540" cy="1467485"/>
            <wp:effectExtent l="0" t="0" r="0" b="0"/>
            <wp:docPr id="676580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79540" cy="1467485"/>
                    </a:xfrm>
                    <a:prstGeom prst="rect">
                      <a:avLst/>
                    </a:prstGeom>
                    <a:noFill/>
                    <a:ln>
                      <a:noFill/>
                    </a:ln>
                  </pic:spPr>
                </pic:pic>
              </a:graphicData>
            </a:graphic>
          </wp:inline>
        </w:drawing>
      </w:r>
      <w:r>
        <w:rPr>
          <w:noProof/>
        </w:rPr>
        <w:drawing>
          <wp:inline distT="0" distB="0" distL="0" distR="0" wp14:anchorId="2408354F" wp14:editId="631D6BB9">
            <wp:extent cx="6479540" cy="3552825"/>
            <wp:effectExtent l="0" t="0" r="0" b="9525"/>
            <wp:docPr id="614446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9540" cy="3552825"/>
                    </a:xfrm>
                    <a:prstGeom prst="rect">
                      <a:avLst/>
                    </a:prstGeom>
                    <a:noFill/>
                    <a:ln>
                      <a:noFill/>
                    </a:ln>
                  </pic:spPr>
                </pic:pic>
              </a:graphicData>
            </a:graphic>
          </wp:inline>
        </w:drawing>
      </w:r>
    </w:p>
    <w:p w14:paraId="3427E1F6" w14:textId="77777777" w:rsidR="00AC0D81" w:rsidRDefault="00AC0D81" w:rsidP="00C56DBC"/>
    <w:p w14:paraId="26FA028C" w14:textId="77777777" w:rsidR="00AC0D81" w:rsidRDefault="00AC0D81" w:rsidP="00C56DBC"/>
    <w:p w14:paraId="2B50AB22" w14:textId="0B4176D6" w:rsidR="00103EC7" w:rsidRDefault="00103EC7" w:rsidP="00C56DBC">
      <w:r w:rsidRPr="00C56DBC">
        <w:br w:type="page"/>
      </w:r>
      <w:r w:rsidR="00AC0D81">
        <w:rPr>
          <w:noProof/>
        </w:rPr>
        <w:lastRenderedPageBreak/>
        <w:drawing>
          <wp:inline distT="0" distB="0" distL="0" distR="0" wp14:anchorId="1289C446" wp14:editId="58072FD8">
            <wp:extent cx="6479540" cy="3308985"/>
            <wp:effectExtent l="0" t="0" r="0" b="5715"/>
            <wp:docPr id="10269662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6271" name="Picture 1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308985"/>
                    </a:xfrm>
                    <a:prstGeom prst="rect">
                      <a:avLst/>
                    </a:prstGeom>
                    <a:noFill/>
                    <a:ln>
                      <a:noFill/>
                    </a:ln>
                  </pic:spPr>
                </pic:pic>
              </a:graphicData>
            </a:graphic>
          </wp:inline>
        </w:drawing>
      </w:r>
    </w:p>
    <w:p w14:paraId="0E79F831" w14:textId="395FA408" w:rsidR="005E14BC" w:rsidRPr="00053928" w:rsidRDefault="005E14BC" w:rsidP="00C56DBC">
      <w:pPr>
        <w:rPr>
          <w:color w:val="FF0000"/>
        </w:rPr>
      </w:pPr>
      <w:r w:rsidRPr="00053928">
        <w:rPr>
          <w:color w:val="FF0000"/>
        </w:rPr>
        <w:t>Plan to restore</w:t>
      </w:r>
      <w:r w:rsidR="00F277DC" w:rsidRPr="00053928">
        <w:rPr>
          <w:color w:val="FF0000"/>
        </w:rPr>
        <w:t xml:space="preserve"> is to go into </w:t>
      </w:r>
      <w:proofErr w:type="spellStart"/>
      <w:r w:rsidR="00053928" w:rsidRPr="00053928">
        <w:rPr>
          <w:color w:val="FF0000"/>
        </w:rPr>
        <w:t>MySQL_Backup</w:t>
      </w:r>
      <w:proofErr w:type="spellEnd"/>
      <w:r w:rsidR="00053928" w:rsidRPr="00053928">
        <w:rPr>
          <w:color w:val="FF0000"/>
        </w:rPr>
        <w:t xml:space="preserve"> folder</w:t>
      </w:r>
    </w:p>
    <w:p w14:paraId="077CE4FB" w14:textId="34BB5B49" w:rsidR="00053928" w:rsidRDefault="00053928" w:rsidP="00C56DBC">
      <w:r w:rsidRPr="00053928">
        <w:drawing>
          <wp:inline distT="0" distB="0" distL="0" distR="0" wp14:anchorId="12A9BEB0" wp14:editId="151CB291">
            <wp:extent cx="6479540" cy="1446530"/>
            <wp:effectExtent l="0" t="0" r="0" b="1270"/>
            <wp:docPr id="19497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42" name="Picture 1" descr="A screenshot of a computer&#10;&#10;Description automatically generated"/>
                    <pic:cNvPicPr/>
                  </pic:nvPicPr>
                  <pic:blipFill>
                    <a:blip r:embed="rId37"/>
                    <a:stretch>
                      <a:fillRect/>
                    </a:stretch>
                  </pic:blipFill>
                  <pic:spPr>
                    <a:xfrm>
                      <a:off x="0" y="0"/>
                      <a:ext cx="6479540" cy="1446530"/>
                    </a:xfrm>
                    <a:prstGeom prst="rect">
                      <a:avLst/>
                    </a:prstGeom>
                  </pic:spPr>
                </pic:pic>
              </a:graphicData>
            </a:graphic>
          </wp:inline>
        </w:drawing>
      </w:r>
    </w:p>
    <w:p w14:paraId="23D781F9" w14:textId="5791955F" w:rsidR="00053928" w:rsidRPr="00B80FD1" w:rsidRDefault="00BE04D5" w:rsidP="00C56DBC">
      <w:pPr>
        <w:rPr>
          <w:color w:val="FF0000"/>
        </w:rPr>
      </w:pPr>
      <w:r w:rsidRPr="00B80FD1">
        <w:rPr>
          <w:color w:val="FF0000"/>
        </w:rPr>
        <w:t>Download and restore in</w:t>
      </w:r>
      <w:r w:rsidR="00B80FD1" w:rsidRPr="00B80FD1">
        <w:rPr>
          <w:color w:val="FF0000"/>
        </w:rPr>
        <w:t xml:space="preserve">to the database </w:t>
      </w:r>
    </w:p>
    <w:p w14:paraId="5EDCD571" w14:textId="77777777" w:rsidR="005E14BC" w:rsidRPr="00C56DBC" w:rsidRDefault="005E14BC" w:rsidP="00C56DBC"/>
    <w:p w14:paraId="37FBEF72" w14:textId="72270A9B" w:rsidR="00472C5A" w:rsidRPr="00C56DBC" w:rsidRDefault="00472C5A" w:rsidP="00C56DBC">
      <w:pPr>
        <w:pStyle w:val="Heading2"/>
      </w:pPr>
      <w:r w:rsidRPr="00C56DBC">
        <w:t>Task 8</w:t>
      </w:r>
      <w:r w:rsidR="00B735AA">
        <w:t>:</w:t>
      </w:r>
      <w:r w:rsidRPr="00C56DBC">
        <w:t xml:space="preserve"> Access and security</w:t>
      </w:r>
    </w:p>
    <w:p w14:paraId="571DC027" w14:textId="77777777" w:rsidR="00472C5A" w:rsidRDefault="00472C5A" w:rsidP="00472C5A">
      <w:r>
        <w:t xml:space="preserve">Review the business security requirements for the case study/scenario. The points below may help you clarify these requirements. </w:t>
      </w:r>
    </w:p>
    <w:p w14:paraId="2B618CE8" w14:textId="77777777" w:rsidR="00472C5A" w:rsidRDefault="00472C5A" w:rsidP="00472C5A">
      <w:pPr>
        <w:pStyle w:val="Bullet-main"/>
      </w:pPr>
      <w:r>
        <w:t>How the users will gain access.</w:t>
      </w:r>
    </w:p>
    <w:p w14:paraId="586779F8" w14:textId="77777777" w:rsidR="00472C5A" w:rsidRDefault="00472C5A" w:rsidP="00472C5A">
      <w:pPr>
        <w:pStyle w:val="Bullet-main"/>
      </w:pPr>
      <w:r>
        <w:t>How the password will be stored securely.</w:t>
      </w:r>
    </w:p>
    <w:p w14:paraId="14BF0932" w14:textId="77777777" w:rsidR="00472C5A" w:rsidRDefault="00472C5A" w:rsidP="00472C5A">
      <w:pPr>
        <w:pStyle w:val="Bullet-main"/>
      </w:pPr>
      <w:r>
        <w:t>Who will be authorised to access the database.</w:t>
      </w:r>
    </w:p>
    <w:p w14:paraId="7FD07E6E" w14:textId="77777777" w:rsidR="00472C5A" w:rsidRDefault="00472C5A" w:rsidP="00472C5A">
      <w:pPr>
        <w:pStyle w:val="Bullet-main"/>
      </w:pPr>
      <w:r>
        <w:t>What permissions will be given</w:t>
      </w:r>
    </w:p>
    <w:p w14:paraId="7C8F35CC" w14:textId="77777777" w:rsidR="00472C5A" w:rsidRDefault="00472C5A" w:rsidP="00472C5A">
      <w:pPr>
        <w:pStyle w:val="Bullet-main"/>
      </w:pPr>
      <w:r>
        <w:t>The different permission levels.</w:t>
      </w:r>
    </w:p>
    <w:p w14:paraId="022201B6" w14:textId="77777777" w:rsidR="00472C5A" w:rsidRDefault="00472C5A" w:rsidP="00472C5A"/>
    <w:p w14:paraId="6DA8589D" w14:textId="77777777" w:rsidR="00472C5A" w:rsidRDefault="00472C5A" w:rsidP="00472C5A">
      <w:r>
        <w:t>At this stage, you are ready to document the access and security requirements (500-800 words). The document must ensure that:</w:t>
      </w:r>
    </w:p>
    <w:p w14:paraId="6E5C7366" w14:textId="77777777" w:rsidR="00472C5A" w:rsidRDefault="00472C5A" w:rsidP="00472C5A">
      <w:pPr>
        <w:pStyle w:val="Bullet-main"/>
      </w:pPr>
      <w:r>
        <w:t>Security design meets the requirements of the business security requirements.</w:t>
      </w:r>
    </w:p>
    <w:p w14:paraId="6BC40444" w14:textId="77777777" w:rsidR="00472C5A" w:rsidRDefault="00472C5A" w:rsidP="00472C5A">
      <w:pPr>
        <w:pStyle w:val="Bullet-main"/>
      </w:pPr>
      <w:r>
        <w:t>The password access system for the database including encryption/hashing details.</w:t>
      </w:r>
    </w:p>
    <w:p w14:paraId="59E49A6A" w14:textId="77777777" w:rsidR="00472C5A" w:rsidRDefault="00472C5A" w:rsidP="00472C5A">
      <w:pPr>
        <w:pStyle w:val="Bullet-main"/>
      </w:pPr>
      <w:r>
        <w:lastRenderedPageBreak/>
        <w:t>The different user groups and their access requirements and privileges.</w:t>
      </w:r>
    </w:p>
    <w:p w14:paraId="3204BC23" w14:textId="77777777" w:rsidR="00472C5A" w:rsidRDefault="00472C5A" w:rsidP="00472C5A">
      <w:pPr>
        <w:pStyle w:val="Bullet-main"/>
      </w:pPr>
      <w:r>
        <w:t>User access profiles.</w:t>
      </w:r>
    </w:p>
    <w:p w14:paraId="4AC23305" w14:textId="77777777" w:rsidR="0096084B" w:rsidRDefault="0096084B" w:rsidP="0096084B">
      <w:pPr>
        <w:pStyle w:val="Bullet-main"/>
        <w:numPr>
          <w:ilvl w:val="0"/>
          <w:numId w:val="0"/>
        </w:numPr>
        <w:ind w:left="567"/>
      </w:pPr>
    </w:p>
    <w:p w14:paraId="32F9C4D1" w14:textId="1DB04E3A" w:rsidR="006A1F69" w:rsidRPr="0096084B" w:rsidRDefault="006A1F69" w:rsidP="0096084B">
      <w:pPr>
        <w:pStyle w:val="Bullet-main"/>
        <w:numPr>
          <w:ilvl w:val="0"/>
          <w:numId w:val="0"/>
        </w:numPr>
        <w:ind w:left="567" w:hanging="567"/>
        <w:rPr>
          <w:b/>
          <w:bCs/>
          <w:color w:val="4BACC6" w:themeColor="accent5"/>
          <w:sz w:val="24"/>
          <w:szCs w:val="24"/>
        </w:rPr>
      </w:pPr>
      <w:r w:rsidRPr="0096084B">
        <w:rPr>
          <w:b/>
          <w:bCs/>
          <w:color w:val="4BACC6" w:themeColor="accent5"/>
          <w:sz w:val="24"/>
          <w:szCs w:val="24"/>
        </w:rPr>
        <w:t>Authentication</w:t>
      </w:r>
      <w:r w:rsidR="0096084B" w:rsidRPr="0096084B">
        <w:rPr>
          <w:b/>
          <w:bCs/>
          <w:color w:val="4BACC6" w:themeColor="accent5"/>
          <w:sz w:val="24"/>
          <w:szCs w:val="24"/>
        </w:rPr>
        <w:t xml:space="preserve"> user\role </w:t>
      </w:r>
      <w:proofErr w:type="gramStart"/>
      <w:r w:rsidR="0096084B" w:rsidRPr="0096084B">
        <w:rPr>
          <w:b/>
          <w:bCs/>
          <w:color w:val="4BACC6" w:themeColor="accent5"/>
          <w:sz w:val="24"/>
          <w:szCs w:val="24"/>
        </w:rPr>
        <w:t>access based</w:t>
      </w:r>
      <w:proofErr w:type="gramEnd"/>
      <w:r w:rsidR="0096084B" w:rsidRPr="0096084B">
        <w:rPr>
          <w:b/>
          <w:bCs/>
          <w:color w:val="4BACC6" w:themeColor="accent5"/>
          <w:sz w:val="24"/>
          <w:szCs w:val="24"/>
        </w:rPr>
        <w:t xml:space="preserve"> accounts</w:t>
      </w:r>
    </w:p>
    <w:p w14:paraId="0B8AB4A3" w14:textId="199B3AB3" w:rsidR="00293B72" w:rsidRDefault="00301E43" w:rsidP="008B6220">
      <w:pPr>
        <w:pStyle w:val="Bullet-main"/>
        <w:rPr>
          <w:color w:val="4BACC6" w:themeColor="accent5"/>
        </w:rPr>
      </w:pPr>
      <w:r w:rsidRPr="00AC1D36">
        <w:rPr>
          <w:color w:val="4BACC6" w:themeColor="accent5"/>
        </w:rPr>
        <w:t xml:space="preserve">Database in </w:t>
      </w:r>
      <w:proofErr w:type="spellStart"/>
      <w:r w:rsidRPr="00AC1D36">
        <w:rPr>
          <w:color w:val="4BACC6" w:themeColor="accent5"/>
        </w:rPr>
        <w:t>mySQL</w:t>
      </w:r>
      <w:proofErr w:type="spellEnd"/>
      <w:r w:rsidRPr="00AC1D36">
        <w:rPr>
          <w:color w:val="4BACC6" w:themeColor="accent5"/>
        </w:rPr>
        <w:t xml:space="preserve"> has been progra</w:t>
      </w:r>
      <w:r w:rsidR="00C62322" w:rsidRPr="00AC1D36">
        <w:rPr>
          <w:color w:val="4BACC6" w:themeColor="accent5"/>
        </w:rPr>
        <w:t>mmed by implementing a constraint and a trigger. W</w:t>
      </w:r>
      <w:r w:rsidR="00205D4C" w:rsidRPr="00AC1D36">
        <w:rPr>
          <w:color w:val="4BACC6" w:themeColor="accent5"/>
        </w:rPr>
        <w:t xml:space="preserve">hen a user signs up for </w:t>
      </w:r>
      <w:proofErr w:type="spellStart"/>
      <w:r w:rsidR="00205D4C" w:rsidRPr="00AC1D36">
        <w:rPr>
          <w:color w:val="4BACC6" w:themeColor="accent5"/>
        </w:rPr>
        <w:t>qld_sunnies</w:t>
      </w:r>
      <w:proofErr w:type="spellEnd"/>
      <w:r w:rsidR="0091147A" w:rsidRPr="00AC1D36">
        <w:rPr>
          <w:color w:val="4BACC6" w:themeColor="accent5"/>
        </w:rPr>
        <w:t xml:space="preserve"> online store</w:t>
      </w:r>
      <w:r w:rsidR="00375324" w:rsidRPr="00AC1D36">
        <w:rPr>
          <w:color w:val="4BACC6" w:themeColor="accent5"/>
        </w:rPr>
        <w:t>, they will</w:t>
      </w:r>
      <w:r w:rsidR="00082904" w:rsidRPr="00AC1D36">
        <w:rPr>
          <w:color w:val="4BACC6" w:themeColor="accent5"/>
        </w:rPr>
        <w:t xml:space="preserve"> require their email and a password</w:t>
      </w:r>
      <w:r w:rsidR="00191DD3" w:rsidRPr="00AC1D36">
        <w:rPr>
          <w:color w:val="4BACC6" w:themeColor="accent5"/>
        </w:rPr>
        <w:t>. Their email will be unique and cannot use the same</w:t>
      </w:r>
      <w:r w:rsidR="00B03D47" w:rsidRPr="00AC1D36">
        <w:rPr>
          <w:color w:val="4BACC6" w:themeColor="accent5"/>
        </w:rPr>
        <w:t xml:space="preserve"> email to sign up for multiple accounts. Another requirement is that </w:t>
      </w:r>
      <w:r w:rsidR="00A00CA2" w:rsidRPr="00AC1D36">
        <w:rPr>
          <w:color w:val="4BACC6" w:themeColor="accent5"/>
        </w:rPr>
        <w:t>their password must be at least 10 characters long</w:t>
      </w:r>
      <w:r w:rsidR="0071484A" w:rsidRPr="00AC1D36">
        <w:rPr>
          <w:color w:val="4BACC6" w:themeColor="accent5"/>
        </w:rPr>
        <w:t xml:space="preserve">, must include </w:t>
      </w:r>
      <w:r w:rsidR="00C91861" w:rsidRPr="00AC1D36">
        <w:rPr>
          <w:color w:val="4BACC6" w:themeColor="accent5"/>
        </w:rPr>
        <w:t>an upper case, lower case and a symbol</w:t>
      </w:r>
      <w:r w:rsidR="00862026" w:rsidRPr="00AC1D36">
        <w:rPr>
          <w:color w:val="4BACC6" w:themeColor="accent5"/>
        </w:rPr>
        <w:t xml:space="preserve">. </w:t>
      </w:r>
      <w:r w:rsidR="00C35E2E" w:rsidRPr="00AC1D36">
        <w:rPr>
          <w:color w:val="4BACC6" w:themeColor="accent5"/>
        </w:rPr>
        <w:t xml:space="preserve">Their password will be hashed by the datatype using </w:t>
      </w:r>
      <w:proofErr w:type="gramStart"/>
      <w:r w:rsidR="00C35E2E" w:rsidRPr="00AC1D36">
        <w:rPr>
          <w:color w:val="4BACC6" w:themeColor="accent5"/>
        </w:rPr>
        <w:t>BINARY(</w:t>
      </w:r>
      <w:proofErr w:type="gramEnd"/>
      <w:r w:rsidR="00C35E2E" w:rsidRPr="00AC1D36">
        <w:rPr>
          <w:color w:val="4BACC6" w:themeColor="accent5"/>
        </w:rPr>
        <w:t>32) so even if someone gets into the database, no one will be able to</w:t>
      </w:r>
      <w:r w:rsidR="00D559C7" w:rsidRPr="00AC1D36">
        <w:rPr>
          <w:color w:val="4BACC6" w:themeColor="accent5"/>
        </w:rPr>
        <w:t xml:space="preserve"> see what the password is. </w:t>
      </w:r>
      <w:r w:rsidR="003622F4">
        <w:rPr>
          <w:color w:val="4BACC6" w:themeColor="accent5"/>
        </w:rPr>
        <w:t>The CONST</w:t>
      </w:r>
      <w:r w:rsidR="008B26E7">
        <w:rPr>
          <w:color w:val="4BACC6" w:themeColor="accent5"/>
        </w:rPr>
        <w:t>R</w:t>
      </w:r>
      <w:r w:rsidR="003622F4">
        <w:rPr>
          <w:color w:val="4BACC6" w:themeColor="accent5"/>
        </w:rPr>
        <w:t xml:space="preserve">AINT code </w:t>
      </w:r>
      <w:proofErr w:type="gramStart"/>
      <w:r w:rsidR="003622F4">
        <w:rPr>
          <w:color w:val="4BACC6" w:themeColor="accent5"/>
        </w:rPr>
        <w:t xml:space="preserve">for </w:t>
      </w:r>
      <w:r w:rsidR="00D31101">
        <w:rPr>
          <w:color w:val="4BACC6" w:themeColor="accent5"/>
        </w:rPr>
        <w:t>:</w:t>
      </w:r>
      <w:proofErr w:type="gramEnd"/>
      <w:r w:rsidR="00D31101">
        <w:rPr>
          <w:color w:val="4BACC6" w:themeColor="accent5"/>
        </w:rPr>
        <w:t xml:space="preserve"> </w:t>
      </w:r>
    </w:p>
    <w:p w14:paraId="1DBDE8B9" w14:textId="77777777" w:rsidR="002C3B46" w:rsidRPr="002C3B46" w:rsidRDefault="002C3B46" w:rsidP="002C3B46">
      <w:pPr>
        <w:pStyle w:val="Bullet-main"/>
        <w:rPr>
          <w:color w:val="8064A2" w:themeColor="accent4"/>
        </w:rPr>
      </w:pPr>
      <w:r w:rsidRPr="002C3B46">
        <w:rPr>
          <w:color w:val="8064A2" w:themeColor="accent4"/>
        </w:rPr>
        <w:t>ALTER TABLE `users`</w:t>
      </w:r>
    </w:p>
    <w:p w14:paraId="1995D295" w14:textId="77777777" w:rsidR="002C3B46" w:rsidRPr="002C3B46" w:rsidRDefault="002C3B46" w:rsidP="002C3B46">
      <w:pPr>
        <w:pStyle w:val="Bullet-main"/>
        <w:rPr>
          <w:color w:val="8064A2" w:themeColor="accent4"/>
        </w:rPr>
      </w:pPr>
      <w:r w:rsidRPr="002C3B46">
        <w:rPr>
          <w:color w:val="8064A2" w:themeColor="accent4"/>
        </w:rPr>
        <w:t xml:space="preserve">  ADD PRIMARY KEY (`</w:t>
      </w:r>
      <w:proofErr w:type="spellStart"/>
      <w:r w:rsidRPr="002C3B46">
        <w:rPr>
          <w:color w:val="8064A2" w:themeColor="accent4"/>
        </w:rPr>
        <w:t>user_id</w:t>
      </w:r>
      <w:proofErr w:type="spellEnd"/>
      <w:r w:rsidRPr="002C3B46">
        <w:rPr>
          <w:color w:val="8064A2" w:themeColor="accent4"/>
        </w:rPr>
        <w:t>`),</w:t>
      </w:r>
    </w:p>
    <w:p w14:paraId="23BC5BA6" w14:textId="77777777" w:rsidR="002C3B46" w:rsidRPr="002C3B46" w:rsidRDefault="002C3B46" w:rsidP="002C3B46">
      <w:pPr>
        <w:pStyle w:val="Bullet-main"/>
        <w:rPr>
          <w:color w:val="8064A2" w:themeColor="accent4"/>
        </w:rPr>
      </w:pPr>
      <w:r w:rsidRPr="002C3B46">
        <w:rPr>
          <w:color w:val="8064A2" w:themeColor="accent4"/>
        </w:rPr>
        <w:t xml:space="preserve">  ADD UNIQUE KEY `email` (`email`),</w:t>
      </w:r>
    </w:p>
    <w:p w14:paraId="5546DD20" w14:textId="0C14A7A7" w:rsidR="00D31101" w:rsidRDefault="002C3B46" w:rsidP="002C3B46">
      <w:pPr>
        <w:pStyle w:val="Bullet-main"/>
        <w:rPr>
          <w:color w:val="8064A2" w:themeColor="accent4"/>
        </w:rPr>
      </w:pPr>
      <w:r w:rsidRPr="002C3B46">
        <w:rPr>
          <w:color w:val="8064A2" w:themeColor="accent4"/>
        </w:rPr>
        <w:t xml:space="preserve">  ADD UNIQUE KEY `email_2` (`email`</w:t>
      </w:r>
      <w:proofErr w:type="gramStart"/>
      <w:r w:rsidRPr="002C3B46">
        <w:rPr>
          <w:color w:val="8064A2" w:themeColor="accent4"/>
        </w:rPr>
        <w:t>);</w:t>
      </w:r>
      <w:proofErr w:type="gramEnd"/>
    </w:p>
    <w:p w14:paraId="069C08B9" w14:textId="211A6FB6" w:rsidR="002C3B46" w:rsidRDefault="008B26E7" w:rsidP="002C3B46">
      <w:pPr>
        <w:pStyle w:val="Bullet-main"/>
        <w:numPr>
          <w:ilvl w:val="0"/>
          <w:numId w:val="0"/>
        </w:numPr>
        <w:ind w:left="567"/>
        <w:rPr>
          <w:color w:val="4BACC6" w:themeColor="accent5"/>
        </w:rPr>
      </w:pPr>
      <w:r>
        <w:rPr>
          <w:color w:val="4BACC6" w:themeColor="accent5"/>
        </w:rPr>
        <w:t xml:space="preserve">The SQL code </w:t>
      </w:r>
      <w:r w:rsidR="006B7188">
        <w:rPr>
          <w:color w:val="4BACC6" w:themeColor="accent5"/>
        </w:rPr>
        <w:t xml:space="preserve">for </w:t>
      </w:r>
      <w:r w:rsidR="00DA3CAC">
        <w:rPr>
          <w:color w:val="4BACC6" w:themeColor="accent5"/>
        </w:rPr>
        <w:t xml:space="preserve">a TRIGGER requiring the password to be at least 10+ characters long and </w:t>
      </w:r>
      <w:r w:rsidR="00F23144">
        <w:rPr>
          <w:color w:val="4BACC6" w:themeColor="accent5"/>
        </w:rPr>
        <w:t>with</w:t>
      </w:r>
      <w:r w:rsidR="00DA3CAC">
        <w:rPr>
          <w:color w:val="4BACC6" w:themeColor="accent5"/>
        </w:rPr>
        <w:t xml:space="preserve"> an </w:t>
      </w:r>
      <w:r w:rsidR="00F23144">
        <w:rPr>
          <w:color w:val="4BACC6" w:themeColor="accent5"/>
        </w:rPr>
        <w:t>upper case, lower case and a symbol</w:t>
      </w:r>
      <w:proofErr w:type="gramStart"/>
      <w:r w:rsidR="00F23144">
        <w:rPr>
          <w:color w:val="4BACC6" w:themeColor="accent5"/>
        </w:rPr>
        <w:t>.</w:t>
      </w:r>
      <w:r w:rsidR="000871E8">
        <w:rPr>
          <w:color w:val="4BACC6" w:themeColor="accent5"/>
        </w:rPr>
        <w:t xml:space="preserve"> </w:t>
      </w:r>
      <w:r w:rsidR="00AF748C">
        <w:rPr>
          <w:color w:val="4BACC6" w:themeColor="accent5"/>
        </w:rPr>
        <w:t>:</w:t>
      </w:r>
      <w:proofErr w:type="gramEnd"/>
      <w:r w:rsidR="00AF748C">
        <w:rPr>
          <w:color w:val="4BACC6" w:themeColor="accent5"/>
        </w:rPr>
        <w:t xml:space="preserve"> </w:t>
      </w:r>
    </w:p>
    <w:p w14:paraId="3668AD23" w14:textId="77777777" w:rsidR="00255C94" w:rsidRPr="00255C94" w:rsidRDefault="00255C94" w:rsidP="00255C94">
      <w:pPr>
        <w:pStyle w:val="Bullet-main"/>
        <w:rPr>
          <w:color w:val="8064A2" w:themeColor="accent4"/>
        </w:rPr>
      </w:pPr>
      <w:r w:rsidRPr="00255C94">
        <w:rPr>
          <w:color w:val="8064A2" w:themeColor="accent4"/>
        </w:rPr>
        <w:t>DELIMITER $$</w:t>
      </w:r>
    </w:p>
    <w:p w14:paraId="68C6F586" w14:textId="77777777" w:rsidR="00255C94" w:rsidRPr="00255C94" w:rsidRDefault="00255C94" w:rsidP="00255C94">
      <w:pPr>
        <w:pStyle w:val="Bullet-main"/>
        <w:rPr>
          <w:color w:val="8064A2" w:themeColor="accent4"/>
        </w:rPr>
      </w:pPr>
      <w:r w:rsidRPr="00255C94">
        <w:rPr>
          <w:color w:val="8064A2" w:themeColor="accent4"/>
        </w:rPr>
        <w:t>CREATE TRIGGER `</w:t>
      </w:r>
      <w:proofErr w:type="spellStart"/>
      <w:r w:rsidRPr="00255C94">
        <w:rPr>
          <w:color w:val="8064A2" w:themeColor="accent4"/>
        </w:rPr>
        <w:t>before_insert_users_two</w:t>
      </w:r>
      <w:proofErr w:type="spellEnd"/>
      <w:r w:rsidRPr="00255C94">
        <w:rPr>
          <w:color w:val="8064A2" w:themeColor="accent4"/>
        </w:rPr>
        <w:t>` BEFORE INSERT ON `users` FOR EACH ROW BEGIN</w:t>
      </w:r>
    </w:p>
    <w:p w14:paraId="33C5FF68" w14:textId="77777777" w:rsidR="00255C94" w:rsidRPr="00255C94" w:rsidRDefault="00255C94" w:rsidP="00255C94">
      <w:pPr>
        <w:pStyle w:val="Bullet-main"/>
        <w:rPr>
          <w:color w:val="8064A2" w:themeColor="accent4"/>
        </w:rPr>
      </w:pPr>
      <w:r w:rsidRPr="00255C94">
        <w:rPr>
          <w:color w:val="8064A2" w:themeColor="accent4"/>
        </w:rPr>
        <w:t xml:space="preserve">    IF </w:t>
      </w:r>
      <w:proofErr w:type="gramStart"/>
      <w:r w:rsidRPr="00255C94">
        <w:rPr>
          <w:color w:val="8064A2" w:themeColor="accent4"/>
        </w:rPr>
        <w:t>LENGTH(</w:t>
      </w:r>
      <w:proofErr w:type="spellStart"/>
      <w:proofErr w:type="gramEnd"/>
      <w:r w:rsidRPr="00255C94">
        <w:rPr>
          <w:color w:val="8064A2" w:themeColor="accent4"/>
        </w:rPr>
        <w:t>NEW.pass_word</w:t>
      </w:r>
      <w:proofErr w:type="spellEnd"/>
      <w:r w:rsidRPr="00255C94">
        <w:rPr>
          <w:color w:val="8064A2" w:themeColor="accent4"/>
        </w:rPr>
        <w:t>) &lt; 10 OR</w:t>
      </w:r>
    </w:p>
    <w:p w14:paraId="4DE3F792" w14:textId="77777777" w:rsidR="00255C94" w:rsidRPr="00255C94" w:rsidRDefault="00255C94" w:rsidP="00255C94">
      <w:pPr>
        <w:pStyle w:val="Bullet-main"/>
        <w:rPr>
          <w:color w:val="8064A2" w:themeColor="accent4"/>
        </w:rPr>
      </w:pPr>
      <w:r w:rsidRPr="00255C94">
        <w:rPr>
          <w:color w:val="8064A2" w:themeColor="accent4"/>
        </w:rPr>
        <w:t xml:space="preserve">       </w:t>
      </w:r>
      <w:proofErr w:type="spellStart"/>
      <w:r w:rsidRPr="00255C94">
        <w:rPr>
          <w:color w:val="8064A2" w:themeColor="accent4"/>
        </w:rPr>
        <w:t>NEW.pass_word</w:t>
      </w:r>
      <w:proofErr w:type="spellEnd"/>
      <w:r w:rsidRPr="00255C94">
        <w:rPr>
          <w:color w:val="8064A2" w:themeColor="accent4"/>
        </w:rPr>
        <w:t xml:space="preserve"> NOT REGEXP </w:t>
      </w:r>
      <w:proofErr w:type="gramStart"/>
      <w:r w:rsidRPr="00255C94">
        <w:rPr>
          <w:color w:val="8064A2" w:themeColor="accent4"/>
        </w:rPr>
        <w:t>'.*</w:t>
      </w:r>
      <w:proofErr w:type="gramEnd"/>
      <w:r w:rsidRPr="00255C94">
        <w:rPr>
          <w:color w:val="8064A2" w:themeColor="accent4"/>
        </w:rPr>
        <w:t>[A-Z].*' OR</w:t>
      </w:r>
    </w:p>
    <w:p w14:paraId="3D9D7E1F" w14:textId="77777777" w:rsidR="00255C94" w:rsidRPr="00255C94" w:rsidRDefault="00255C94" w:rsidP="00255C94">
      <w:pPr>
        <w:pStyle w:val="Bullet-main"/>
        <w:rPr>
          <w:color w:val="8064A2" w:themeColor="accent4"/>
        </w:rPr>
      </w:pPr>
      <w:r w:rsidRPr="00255C94">
        <w:rPr>
          <w:color w:val="8064A2" w:themeColor="accent4"/>
        </w:rPr>
        <w:t xml:space="preserve">       </w:t>
      </w:r>
      <w:proofErr w:type="spellStart"/>
      <w:r w:rsidRPr="00255C94">
        <w:rPr>
          <w:color w:val="8064A2" w:themeColor="accent4"/>
        </w:rPr>
        <w:t>NEW.pass_word</w:t>
      </w:r>
      <w:proofErr w:type="spellEnd"/>
      <w:r w:rsidRPr="00255C94">
        <w:rPr>
          <w:color w:val="8064A2" w:themeColor="accent4"/>
        </w:rPr>
        <w:t xml:space="preserve"> NOT REGEXP </w:t>
      </w:r>
      <w:proofErr w:type="gramStart"/>
      <w:r w:rsidRPr="00255C94">
        <w:rPr>
          <w:color w:val="8064A2" w:themeColor="accent4"/>
        </w:rPr>
        <w:t>'.*</w:t>
      </w:r>
      <w:proofErr w:type="gramEnd"/>
      <w:r w:rsidRPr="00255C94">
        <w:rPr>
          <w:color w:val="8064A2" w:themeColor="accent4"/>
        </w:rPr>
        <w:t>[a-z].*' OR</w:t>
      </w:r>
    </w:p>
    <w:p w14:paraId="5DFC3C2F" w14:textId="77777777" w:rsidR="00255C94" w:rsidRPr="00255C94" w:rsidRDefault="00255C94" w:rsidP="00255C94">
      <w:pPr>
        <w:pStyle w:val="Bullet-main"/>
        <w:rPr>
          <w:color w:val="8064A2" w:themeColor="accent4"/>
        </w:rPr>
      </w:pPr>
      <w:r w:rsidRPr="00255C94">
        <w:rPr>
          <w:color w:val="8064A2" w:themeColor="accent4"/>
        </w:rPr>
        <w:t xml:space="preserve">       </w:t>
      </w:r>
      <w:proofErr w:type="spellStart"/>
      <w:r w:rsidRPr="00255C94">
        <w:rPr>
          <w:color w:val="8064A2" w:themeColor="accent4"/>
        </w:rPr>
        <w:t>NEW.pass_word</w:t>
      </w:r>
      <w:proofErr w:type="spellEnd"/>
      <w:r w:rsidRPr="00255C94">
        <w:rPr>
          <w:color w:val="8064A2" w:themeColor="accent4"/>
        </w:rPr>
        <w:t xml:space="preserve"> NOT REGEXP </w:t>
      </w:r>
      <w:proofErr w:type="gramStart"/>
      <w:r w:rsidRPr="00255C94">
        <w:rPr>
          <w:color w:val="8064A2" w:themeColor="accent4"/>
        </w:rPr>
        <w:t>'.*</w:t>
      </w:r>
      <w:proofErr w:type="gramEnd"/>
      <w:r w:rsidRPr="00255C94">
        <w:rPr>
          <w:color w:val="8064A2" w:themeColor="accent4"/>
        </w:rPr>
        <w:t>[!@#$%^&amp;*(),.?":{}|&lt;&gt;].*' THEN</w:t>
      </w:r>
    </w:p>
    <w:p w14:paraId="309DB782" w14:textId="77777777" w:rsidR="00255C94" w:rsidRPr="00255C94" w:rsidRDefault="00255C94" w:rsidP="00255C94">
      <w:pPr>
        <w:pStyle w:val="Bullet-main"/>
        <w:rPr>
          <w:color w:val="8064A2" w:themeColor="accent4"/>
        </w:rPr>
      </w:pPr>
      <w:r w:rsidRPr="00255C94">
        <w:rPr>
          <w:color w:val="8064A2" w:themeColor="accent4"/>
        </w:rPr>
        <w:t xml:space="preserve">        SIGNAL SQLSTATE '45000'</w:t>
      </w:r>
    </w:p>
    <w:p w14:paraId="2D95C74D" w14:textId="77777777" w:rsidR="00255C94" w:rsidRPr="00255C94" w:rsidRDefault="00255C94" w:rsidP="00255C94">
      <w:pPr>
        <w:pStyle w:val="Bullet-main"/>
        <w:rPr>
          <w:color w:val="8064A2" w:themeColor="accent4"/>
        </w:rPr>
      </w:pPr>
      <w:r w:rsidRPr="00255C94">
        <w:rPr>
          <w:color w:val="8064A2" w:themeColor="accent4"/>
        </w:rPr>
        <w:t xml:space="preserve">        SET MESSAGE_TEXT = 'Password must be at least 10 characters long and include uppercase, lowercase, and symbols</w:t>
      </w:r>
      <w:proofErr w:type="gramStart"/>
      <w:r w:rsidRPr="00255C94">
        <w:rPr>
          <w:color w:val="8064A2" w:themeColor="accent4"/>
        </w:rPr>
        <w:t>';</w:t>
      </w:r>
      <w:proofErr w:type="gramEnd"/>
    </w:p>
    <w:p w14:paraId="660B9CFA" w14:textId="77777777" w:rsidR="00255C94" w:rsidRPr="00255C94" w:rsidRDefault="00255C94" w:rsidP="00255C94">
      <w:pPr>
        <w:pStyle w:val="Bullet-main"/>
        <w:rPr>
          <w:color w:val="8064A2" w:themeColor="accent4"/>
        </w:rPr>
      </w:pPr>
      <w:r w:rsidRPr="00255C94">
        <w:rPr>
          <w:color w:val="8064A2" w:themeColor="accent4"/>
        </w:rPr>
        <w:t xml:space="preserve">    END </w:t>
      </w:r>
      <w:proofErr w:type="gramStart"/>
      <w:r w:rsidRPr="00255C94">
        <w:rPr>
          <w:color w:val="8064A2" w:themeColor="accent4"/>
        </w:rPr>
        <w:t>IF;</w:t>
      </w:r>
      <w:proofErr w:type="gramEnd"/>
    </w:p>
    <w:p w14:paraId="66921203" w14:textId="77777777" w:rsidR="00255C94" w:rsidRPr="00255C94" w:rsidRDefault="00255C94" w:rsidP="00255C94">
      <w:pPr>
        <w:pStyle w:val="Bullet-main"/>
        <w:rPr>
          <w:color w:val="8064A2" w:themeColor="accent4"/>
        </w:rPr>
      </w:pPr>
      <w:r w:rsidRPr="00255C94">
        <w:rPr>
          <w:color w:val="8064A2" w:themeColor="accent4"/>
        </w:rPr>
        <w:t>END</w:t>
      </w:r>
    </w:p>
    <w:p w14:paraId="0CC9EC36" w14:textId="77777777" w:rsidR="00255C94" w:rsidRPr="00255C94" w:rsidRDefault="00255C94" w:rsidP="00255C94">
      <w:pPr>
        <w:pStyle w:val="Bullet-main"/>
        <w:rPr>
          <w:color w:val="8064A2" w:themeColor="accent4"/>
        </w:rPr>
      </w:pPr>
      <w:r w:rsidRPr="00255C94">
        <w:rPr>
          <w:color w:val="8064A2" w:themeColor="accent4"/>
        </w:rPr>
        <w:t>$$</w:t>
      </w:r>
    </w:p>
    <w:p w14:paraId="39779568" w14:textId="77777777" w:rsidR="00255C94" w:rsidRPr="00255C94" w:rsidRDefault="00255C94" w:rsidP="00255C94">
      <w:pPr>
        <w:pStyle w:val="Bullet-main"/>
        <w:rPr>
          <w:color w:val="8064A2" w:themeColor="accent4"/>
        </w:rPr>
      </w:pPr>
      <w:proofErr w:type="gramStart"/>
      <w:r w:rsidRPr="00255C94">
        <w:rPr>
          <w:color w:val="8064A2" w:themeColor="accent4"/>
        </w:rPr>
        <w:t>DELIMITER ;</w:t>
      </w:r>
      <w:proofErr w:type="gramEnd"/>
    </w:p>
    <w:p w14:paraId="3BAB7CB1" w14:textId="77777777" w:rsidR="00255C94" w:rsidRPr="00255C94" w:rsidRDefault="00255C94" w:rsidP="00255C94">
      <w:pPr>
        <w:pStyle w:val="Bullet-main"/>
        <w:rPr>
          <w:color w:val="8064A2" w:themeColor="accent4"/>
        </w:rPr>
      </w:pPr>
      <w:r w:rsidRPr="00255C94">
        <w:rPr>
          <w:color w:val="8064A2" w:themeColor="accent4"/>
        </w:rPr>
        <w:t>DELIMITER $$</w:t>
      </w:r>
    </w:p>
    <w:p w14:paraId="3CDB57D6" w14:textId="77777777" w:rsidR="00255C94" w:rsidRPr="00255C94" w:rsidRDefault="00255C94" w:rsidP="00255C94">
      <w:pPr>
        <w:pStyle w:val="Bullet-main"/>
        <w:rPr>
          <w:color w:val="8064A2" w:themeColor="accent4"/>
        </w:rPr>
      </w:pPr>
      <w:r w:rsidRPr="00255C94">
        <w:rPr>
          <w:color w:val="8064A2" w:themeColor="accent4"/>
        </w:rPr>
        <w:t>CREATE TRIGGER `</w:t>
      </w:r>
      <w:proofErr w:type="spellStart"/>
      <w:r w:rsidRPr="00255C94">
        <w:rPr>
          <w:color w:val="8064A2" w:themeColor="accent4"/>
        </w:rPr>
        <w:t>before_update_users_two</w:t>
      </w:r>
      <w:proofErr w:type="spellEnd"/>
      <w:r w:rsidRPr="00255C94">
        <w:rPr>
          <w:color w:val="8064A2" w:themeColor="accent4"/>
        </w:rPr>
        <w:t>` BEFORE UPDATE ON `users` FOR EACH ROW BEGIN</w:t>
      </w:r>
    </w:p>
    <w:p w14:paraId="45C575CC" w14:textId="77777777" w:rsidR="00255C94" w:rsidRPr="00255C94" w:rsidRDefault="00255C94" w:rsidP="00255C94">
      <w:pPr>
        <w:pStyle w:val="Bullet-main"/>
        <w:rPr>
          <w:color w:val="8064A2" w:themeColor="accent4"/>
        </w:rPr>
      </w:pPr>
      <w:r w:rsidRPr="00255C94">
        <w:rPr>
          <w:color w:val="8064A2" w:themeColor="accent4"/>
        </w:rPr>
        <w:t xml:space="preserve">    IF </w:t>
      </w:r>
      <w:proofErr w:type="gramStart"/>
      <w:r w:rsidRPr="00255C94">
        <w:rPr>
          <w:color w:val="8064A2" w:themeColor="accent4"/>
        </w:rPr>
        <w:t>LENGTH(</w:t>
      </w:r>
      <w:proofErr w:type="spellStart"/>
      <w:proofErr w:type="gramEnd"/>
      <w:r w:rsidRPr="00255C94">
        <w:rPr>
          <w:color w:val="8064A2" w:themeColor="accent4"/>
        </w:rPr>
        <w:t>NEW.pass_word</w:t>
      </w:r>
      <w:proofErr w:type="spellEnd"/>
      <w:r w:rsidRPr="00255C94">
        <w:rPr>
          <w:color w:val="8064A2" w:themeColor="accent4"/>
        </w:rPr>
        <w:t>) &lt; 10 OR</w:t>
      </w:r>
    </w:p>
    <w:p w14:paraId="4344F0C5" w14:textId="77777777" w:rsidR="00255C94" w:rsidRPr="00255C94" w:rsidRDefault="00255C94" w:rsidP="00255C94">
      <w:pPr>
        <w:pStyle w:val="Bullet-main"/>
        <w:rPr>
          <w:color w:val="8064A2" w:themeColor="accent4"/>
        </w:rPr>
      </w:pPr>
      <w:r w:rsidRPr="00255C94">
        <w:rPr>
          <w:color w:val="8064A2" w:themeColor="accent4"/>
        </w:rPr>
        <w:lastRenderedPageBreak/>
        <w:t xml:space="preserve">       </w:t>
      </w:r>
      <w:proofErr w:type="spellStart"/>
      <w:r w:rsidRPr="00255C94">
        <w:rPr>
          <w:color w:val="8064A2" w:themeColor="accent4"/>
        </w:rPr>
        <w:t>NEW.pass_word</w:t>
      </w:r>
      <w:proofErr w:type="spellEnd"/>
      <w:r w:rsidRPr="00255C94">
        <w:rPr>
          <w:color w:val="8064A2" w:themeColor="accent4"/>
        </w:rPr>
        <w:t xml:space="preserve"> NOT REGEXP </w:t>
      </w:r>
      <w:proofErr w:type="gramStart"/>
      <w:r w:rsidRPr="00255C94">
        <w:rPr>
          <w:color w:val="8064A2" w:themeColor="accent4"/>
        </w:rPr>
        <w:t>'.*</w:t>
      </w:r>
      <w:proofErr w:type="gramEnd"/>
      <w:r w:rsidRPr="00255C94">
        <w:rPr>
          <w:color w:val="8064A2" w:themeColor="accent4"/>
        </w:rPr>
        <w:t>[A-Z].*' OR</w:t>
      </w:r>
    </w:p>
    <w:p w14:paraId="46D5915A" w14:textId="77777777" w:rsidR="00255C94" w:rsidRPr="00255C94" w:rsidRDefault="00255C94" w:rsidP="00255C94">
      <w:pPr>
        <w:pStyle w:val="Bullet-main"/>
        <w:rPr>
          <w:color w:val="8064A2" w:themeColor="accent4"/>
        </w:rPr>
      </w:pPr>
      <w:r w:rsidRPr="00255C94">
        <w:rPr>
          <w:color w:val="8064A2" w:themeColor="accent4"/>
        </w:rPr>
        <w:t xml:space="preserve">       </w:t>
      </w:r>
      <w:proofErr w:type="spellStart"/>
      <w:r w:rsidRPr="00255C94">
        <w:rPr>
          <w:color w:val="8064A2" w:themeColor="accent4"/>
        </w:rPr>
        <w:t>NEW.pass_word</w:t>
      </w:r>
      <w:proofErr w:type="spellEnd"/>
      <w:r w:rsidRPr="00255C94">
        <w:rPr>
          <w:color w:val="8064A2" w:themeColor="accent4"/>
        </w:rPr>
        <w:t xml:space="preserve"> NOT REGEXP </w:t>
      </w:r>
      <w:proofErr w:type="gramStart"/>
      <w:r w:rsidRPr="00255C94">
        <w:rPr>
          <w:color w:val="8064A2" w:themeColor="accent4"/>
        </w:rPr>
        <w:t>'.*</w:t>
      </w:r>
      <w:proofErr w:type="gramEnd"/>
      <w:r w:rsidRPr="00255C94">
        <w:rPr>
          <w:color w:val="8064A2" w:themeColor="accent4"/>
        </w:rPr>
        <w:t>[a-z].*' OR</w:t>
      </w:r>
    </w:p>
    <w:p w14:paraId="0A361718" w14:textId="77777777" w:rsidR="00255C94" w:rsidRPr="00255C94" w:rsidRDefault="00255C94" w:rsidP="00255C94">
      <w:pPr>
        <w:pStyle w:val="Bullet-main"/>
        <w:rPr>
          <w:color w:val="8064A2" w:themeColor="accent4"/>
        </w:rPr>
      </w:pPr>
      <w:r w:rsidRPr="00255C94">
        <w:rPr>
          <w:color w:val="8064A2" w:themeColor="accent4"/>
        </w:rPr>
        <w:t xml:space="preserve">       </w:t>
      </w:r>
      <w:proofErr w:type="spellStart"/>
      <w:r w:rsidRPr="00255C94">
        <w:rPr>
          <w:color w:val="8064A2" w:themeColor="accent4"/>
        </w:rPr>
        <w:t>NEW.pass_word</w:t>
      </w:r>
      <w:proofErr w:type="spellEnd"/>
      <w:r w:rsidRPr="00255C94">
        <w:rPr>
          <w:color w:val="8064A2" w:themeColor="accent4"/>
        </w:rPr>
        <w:t xml:space="preserve"> NOT REGEXP </w:t>
      </w:r>
      <w:proofErr w:type="gramStart"/>
      <w:r w:rsidRPr="00255C94">
        <w:rPr>
          <w:color w:val="8064A2" w:themeColor="accent4"/>
        </w:rPr>
        <w:t>'.*</w:t>
      </w:r>
      <w:proofErr w:type="gramEnd"/>
      <w:r w:rsidRPr="00255C94">
        <w:rPr>
          <w:color w:val="8064A2" w:themeColor="accent4"/>
        </w:rPr>
        <w:t>[!@#$%^&amp;*(),.?":{}|&lt;&gt;].*' THEN</w:t>
      </w:r>
    </w:p>
    <w:p w14:paraId="5820AEB0" w14:textId="77777777" w:rsidR="00255C94" w:rsidRPr="00255C94" w:rsidRDefault="00255C94" w:rsidP="00255C94">
      <w:pPr>
        <w:pStyle w:val="Bullet-main"/>
        <w:rPr>
          <w:color w:val="8064A2" w:themeColor="accent4"/>
        </w:rPr>
      </w:pPr>
      <w:r w:rsidRPr="00255C94">
        <w:rPr>
          <w:color w:val="8064A2" w:themeColor="accent4"/>
        </w:rPr>
        <w:t xml:space="preserve">        SIGNAL SQLSTATE '45000'</w:t>
      </w:r>
    </w:p>
    <w:p w14:paraId="78DA6DE6" w14:textId="77777777" w:rsidR="00255C94" w:rsidRPr="00255C94" w:rsidRDefault="00255C94" w:rsidP="00255C94">
      <w:pPr>
        <w:pStyle w:val="Bullet-main"/>
        <w:rPr>
          <w:color w:val="8064A2" w:themeColor="accent4"/>
        </w:rPr>
      </w:pPr>
      <w:r w:rsidRPr="00255C94">
        <w:rPr>
          <w:color w:val="8064A2" w:themeColor="accent4"/>
        </w:rPr>
        <w:t xml:space="preserve">        SET MESSAGE_TEXT = 'Password must be at least 10 characters long and include uppercase, lowercase, and symbols</w:t>
      </w:r>
      <w:proofErr w:type="gramStart"/>
      <w:r w:rsidRPr="00255C94">
        <w:rPr>
          <w:color w:val="8064A2" w:themeColor="accent4"/>
        </w:rPr>
        <w:t>';</w:t>
      </w:r>
      <w:proofErr w:type="gramEnd"/>
    </w:p>
    <w:p w14:paraId="6EB71A32" w14:textId="77777777" w:rsidR="00255C94" w:rsidRPr="00255C94" w:rsidRDefault="00255C94" w:rsidP="00255C94">
      <w:pPr>
        <w:pStyle w:val="Bullet-main"/>
        <w:rPr>
          <w:color w:val="8064A2" w:themeColor="accent4"/>
        </w:rPr>
      </w:pPr>
      <w:r w:rsidRPr="00255C94">
        <w:rPr>
          <w:color w:val="8064A2" w:themeColor="accent4"/>
        </w:rPr>
        <w:t xml:space="preserve">    END </w:t>
      </w:r>
      <w:proofErr w:type="gramStart"/>
      <w:r w:rsidRPr="00255C94">
        <w:rPr>
          <w:color w:val="8064A2" w:themeColor="accent4"/>
        </w:rPr>
        <w:t>IF;</w:t>
      </w:r>
      <w:proofErr w:type="gramEnd"/>
    </w:p>
    <w:p w14:paraId="0174E3EF" w14:textId="77777777" w:rsidR="00255C94" w:rsidRPr="00255C94" w:rsidRDefault="00255C94" w:rsidP="00255C94">
      <w:pPr>
        <w:pStyle w:val="Bullet-main"/>
        <w:rPr>
          <w:color w:val="8064A2" w:themeColor="accent4"/>
        </w:rPr>
      </w:pPr>
      <w:r w:rsidRPr="00255C94">
        <w:rPr>
          <w:color w:val="8064A2" w:themeColor="accent4"/>
        </w:rPr>
        <w:t>END</w:t>
      </w:r>
    </w:p>
    <w:p w14:paraId="7C58ED5C" w14:textId="77777777" w:rsidR="00255C94" w:rsidRPr="00255C94" w:rsidRDefault="00255C94" w:rsidP="00255C94">
      <w:pPr>
        <w:pStyle w:val="Bullet-main"/>
        <w:rPr>
          <w:color w:val="8064A2" w:themeColor="accent4"/>
        </w:rPr>
      </w:pPr>
      <w:r w:rsidRPr="00255C94">
        <w:rPr>
          <w:color w:val="8064A2" w:themeColor="accent4"/>
        </w:rPr>
        <w:t>$$</w:t>
      </w:r>
    </w:p>
    <w:p w14:paraId="3AA0D166" w14:textId="7A96E2B2" w:rsidR="00AF748C" w:rsidRDefault="00255C94" w:rsidP="00255C94">
      <w:pPr>
        <w:pStyle w:val="Bullet-main"/>
        <w:rPr>
          <w:color w:val="8064A2" w:themeColor="accent4"/>
        </w:rPr>
      </w:pPr>
      <w:proofErr w:type="gramStart"/>
      <w:r w:rsidRPr="00255C94">
        <w:rPr>
          <w:color w:val="8064A2" w:themeColor="accent4"/>
        </w:rPr>
        <w:t>DELIMITER ;</w:t>
      </w:r>
      <w:proofErr w:type="gramEnd"/>
    </w:p>
    <w:p w14:paraId="729534D1" w14:textId="08E05F62" w:rsidR="005E5991" w:rsidRDefault="005E5991" w:rsidP="005E5991">
      <w:pPr>
        <w:pStyle w:val="Bullet-main"/>
        <w:numPr>
          <w:ilvl w:val="0"/>
          <w:numId w:val="0"/>
        </w:numPr>
        <w:ind w:left="567"/>
        <w:rPr>
          <w:color w:val="8064A2" w:themeColor="accent4"/>
        </w:rPr>
      </w:pPr>
      <w:r>
        <w:rPr>
          <w:color w:val="8064A2" w:themeColor="accent4"/>
        </w:rPr>
        <w:t xml:space="preserve">If the password does not meet at least 10 characters, with </w:t>
      </w:r>
      <w:r w:rsidR="00B138AE">
        <w:rPr>
          <w:color w:val="8064A2" w:themeColor="accent4"/>
        </w:rPr>
        <w:t>also at least one upper case, one lower case and a symbol.</w:t>
      </w:r>
    </w:p>
    <w:p w14:paraId="27D5BCBC" w14:textId="023BC97B" w:rsidR="003810CD" w:rsidRDefault="00AB6283" w:rsidP="00B65DB2">
      <w:pPr>
        <w:pStyle w:val="Bullet-main"/>
        <w:rPr>
          <w:color w:val="FF0000"/>
        </w:rPr>
      </w:pPr>
      <w:r w:rsidRPr="00190D05">
        <w:rPr>
          <w:color w:val="FF0000"/>
        </w:rPr>
        <w:t xml:space="preserve">The password is to be hashed within the built in function </w:t>
      </w:r>
      <w:r w:rsidR="00190D05" w:rsidRPr="00190D05">
        <w:rPr>
          <w:color w:val="FF0000"/>
        </w:rPr>
        <w:t xml:space="preserve">using </w:t>
      </w:r>
      <w:proofErr w:type="gramStart"/>
      <w:r w:rsidR="00190D05" w:rsidRPr="00190D05">
        <w:rPr>
          <w:color w:val="FF0000"/>
        </w:rPr>
        <w:t>SHA(</w:t>
      </w:r>
      <w:proofErr w:type="gramEnd"/>
      <w:r w:rsidR="00190D05" w:rsidRPr="00190D05">
        <w:rPr>
          <w:color w:val="FF0000"/>
        </w:rPr>
        <w:t>256) into the database.</w:t>
      </w:r>
    </w:p>
    <w:p w14:paraId="73D47EBC" w14:textId="1C531FC4" w:rsidR="00190D05" w:rsidRPr="00190D05" w:rsidRDefault="00190D05" w:rsidP="00B65DB2">
      <w:pPr>
        <w:pStyle w:val="Bullet-main"/>
        <w:rPr>
          <w:color w:val="FF0000"/>
        </w:rPr>
      </w:pPr>
      <w:r w:rsidRPr="00190D05">
        <w:rPr>
          <w:color w:val="FF0000"/>
        </w:rPr>
        <w:drawing>
          <wp:inline distT="0" distB="0" distL="0" distR="0" wp14:anchorId="3BF652E8" wp14:editId="166AF776">
            <wp:extent cx="3429000" cy="2755085"/>
            <wp:effectExtent l="0" t="0" r="0" b="7620"/>
            <wp:docPr id="181315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258" name=""/>
                    <pic:cNvPicPr/>
                  </pic:nvPicPr>
                  <pic:blipFill>
                    <a:blip r:embed="rId38"/>
                    <a:stretch>
                      <a:fillRect/>
                    </a:stretch>
                  </pic:blipFill>
                  <pic:spPr>
                    <a:xfrm>
                      <a:off x="0" y="0"/>
                      <a:ext cx="3439763" cy="2763732"/>
                    </a:xfrm>
                    <a:prstGeom prst="rect">
                      <a:avLst/>
                    </a:prstGeom>
                  </pic:spPr>
                </pic:pic>
              </a:graphicData>
            </a:graphic>
          </wp:inline>
        </w:drawing>
      </w:r>
    </w:p>
    <w:p w14:paraId="655D4730" w14:textId="77777777" w:rsidR="003810CD" w:rsidRDefault="003810CD" w:rsidP="003810CD">
      <w:pPr>
        <w:pStyle w:val="Bullet-main"/>
        <w:numPr>
          <w:ilvl w:val="0"/>
          <w:numId w:val="0"/>
        </w:numPr>
        <w:ind w:left="567"/>
        <w:rPr>
          <w:color w:val="8064A2" w:themeColor="accent4"/>
        </w:rPr>
      </w:pPr>
    </w:p>
    <w:p w14:paraId="34126202" w14:textId="69C040C3" w:rsidR="00255C94" w:rsidRDefault="00DC17EE" w:rsidP="00255C94">
      <w:pPr>
        <w:pStyle w:val="Bullet-main"/>
        <w:numPr>
          <w:ilvl w:val="0"/>
          <w:numId w:val="0"/>
        </w:numPr>
        <w:ind w:left="567"/>
        <w:rPr>
          <w:b/>
          <w:bCs/>
          <w:color w:val="4BACC6" w:themeColor="accent5"/>
          <w:sz w:val="24"/>
          <w:szCs w:val="24"/>
          <w:u w:val="single"/>
        </w:rPr>
      </w:pPr>
      <w:r>
        <w:rPr>
          <w:b/>
          <w:bCs/>
          <w:color w:val="4BACC6" w:themeColor="accent5"/>
          <w:sz w:val="24"/>
          <w:szCs w:val="24"/>
          <w:u w:val="single"/>
        </w:rPr>
        <w:t>User</w:t>
      </w:r>
      <w:r w:rsidR="0067507A">
        <w:rPr>
          <w:b/>
          <w:bCs/>
          <w:color w:val="4BACC6" w:themeColor="accent5"/>
          <w:sz w:val="24"/>
          <w:szCs w:val="24"/>
          <w:u w:val="single"/>
        </w:rPr>
        <w:t xml:space="preserve">s based role access privileges on </w:t>
      </w:r>
      <w:proofErr w:type="spellStart"/>
      <w:r w:rsidR="0067507A">
        <w:rPr>
          <w:b/>
          <w:bCs/>
          <w:color w:val="4BACC6" w:themeColor="accent5"/>
          <w:sz w:val="24"/>
          <w:szCs w:val="24"/>
          <w:u w:val="single"/>
        </w:rPr>
        <w:t>super</w:t>
      </w:r>
      <w:r w:rsidR="004F0088">
        <w:rPr>
          <w:b/>
          <w:bCs/>
          <w:color w:val="4BACC6" w:themeColor="accent5"/>
          <w:sz w:val="24"/>
          <w:szCs w:val="24"/>
          <w:u w:val="single"/>
        </w:rPr>
        <w:t>_admins</w:t>
      </w:r>
      <w:proofErr w:type="spellEnd"/>
      <w:r w:rsidR="004F0088">
        <w:rPr>
          <w:b/>
          <w:bCs/>
          <w:color w:val="4BACC6" w:themeColor="accent5"/>
          <w:sz w:val="24"/>
          <w:szCs w:val="24"/>
          <w:u w:val="single"/>
        </w:rPr>
        <w:t>, admins and customer roles</w:t>
      </w:r>
      <w:r w:rsidR="00353523">
        <w:rPr>
          <w:b/>
          <w:bCs/>
          <w:color w:val="4BACC6" w:themeColor="accent5"/>
          <w:sz w:val="24"/>
          <w:szCs w:val="24"/>
          <w:u w:val="single"/>
        </w:rPr>
        <w:t>, visitors/guests</w:t>
      </w:r>
      <w:r w:rsidR="004F0088">
        <w:rPr>
          <w:b/>
          <w:bCs/>
          <w:color w:val="4BACC6" w:themeColor="accent5"/>
          <w:sz w:val="24"/>
          <w:szCs w:val="24"/>
          <w:u w:val="single"/>
        </w:rPr>
        <w:t>.</w:t>
      </w:r>
    </w:p>
    <w:p w14:paraId="59391D59" w14:textId="1673B226" w:rsidR="004F0088" w:rsidRPr="00894904" w:rsidRDefault="00894904" w:rsidP="00065D9D">
      <w:pPr>
        <w:pStyle w:val="Bullet-main"/>
        <w:rPr>
          <w:color w:val="4BACC6" w:themeColor="accent5"/>
        </w:rPr>
      </w:pPr>
      <w:r w:rsidRPr="00894904">
        <w:rPr>
          <w:b/>
          <w:bCs/>
          <w:color w:val="4BACC6" w:themeColor="accent5"/>
        </w:rPr>
        <w:t>S</w:t>
      </w:r>
      <w:r w:rsidR="00065D9D" w:rsidRPr="00894904">
        <w:rPr>
          <w:b/>
          <w:bCs/>
          <w:color w:val="4BACC6" w:themeColor="accent5"/>
        </w:rPr>
        <w:t>uper</w:t>
      </w:r>
      <w:r w:rsidRPr="00894904">
        <w:rPr>
          <w:b/>
          <w:bCs/>
          <w:color w:val="4BACC6" w:themeColor="accent5"/>
        </w:rPr>
        <w:t xml:space="preserve"> </w:t>
      </w:r>
      <w:r w:rsidR="00065D9D" w:rsidRPr="00894904">
        <w:rPr>
          <w:b/>
          <w:bCs/>
          <w:color w:val="4BACC6" w:themeColor="accent5"/>
        </w:rPr>
        <w:t>admins</w:t>
      </w:r>
      <w:r w:rsidR="00065D9D" w:rsidRPr="00894904">
        <w:rPr>
          <w:color w:val="4BACC6" w:themeColor="accent5"/>
        </w:rPr>
        <w:t xml:space="preserve"> will be granted All pri</w:t>
      </w:r>
      <w:r w:rsidR="00C16BBB" w:rsidRPr="00894904">
        <w:rPr>
          <w:color w:val="4BACC6" w:themeColor="accent5"/>
        </w:rPr>
        <w:t xml:space="preserve">vileges on </w:t>
      </w:r>
      <w:r w:rsidR="00912B15" w:rsidRPr="00894904">
        <w:rPr>
          <w:color w:val="4BACC6" w:themeColor="accent5"/>
        </w:rPr>
        <w:t xml:space="preserve">the database </w:t>
      </w:r>
      <w:proofErr w:type="spellStart"/>
      <w:r w:rsidR="00912B15" w:rsidRPr="00894904">
        <w:rPr>
          <w:color w:val="4BACC6" w:themeColor="accent5"/>
        </w:rPr>
        <w:t>qld_sunnies</w:t>
      </w:r>
      <w:proofErr w:type="spellEnd"/>
      <w:r w:rsidR="00E96F50" w:rsidRPr="00894904">
        <w:rPr>
          <w:color w:val="4BACC6" w:themeColor="accent5"/>
        </w:rPr>
        <w:t xml:space="preserve">, </w:t>
      </w:r>
      <w:r w:rsidR="00AF7BA7" w:rsidRPr="00894904">
        <w:rPr>
          <w:color w:val="4BACC6" w:themeColor="accent5"/>
        </w:rPr>
        <w:t>such as all</w:t>
      </w:r>
      <w:r w:rsidR="00AE4EEF" w:rsidRPr="00894904">
        <w:rPr>
          <w:color w:val="4BACC6" w:themeColor="accent5"/>
        </w:rPr>
        <w:t xml:space="preserve"> Data features including the following SELECT, INSERT, UPDATE, DELETE,</w:t>
      </w:r>
      <w:r w:rsidR="00C26BF0" w:rsidRPr="00894904">
        <w:rPr>
          <w:color w:val="4BACC6" w:themeColor="accent5"/>
        </w:rPr>
        <w:t xml:space="preserve"> FILE. </w:t>
      </w:r>
      <w:r w:rsidR="00F756EC" w:rsidRPr="00894904">
        <w:rPr>
          <w:color w:val="4BACC6" w:themeColor="accent5"/>
        </w:rPr>
        <w:t xml:space="preserve">Structure </w:t>
      </w:r>
      <w:r w:rsidR="00A24E62" w:rsidRPr="00894904">
        <w:rPr>
          <w:color w:val="4BACC6" w:themeColor="accent5"/>
        </w:rPr>
        <w:t>features such as the following CREATE, ALTER, INDEX,</w:t>
      </w:r>
      <w:r w:rsidR="009E6BDF" w:rsidRPr="00894904">
        <w:rPr>
          <w:color w:val="4BACC6" w:themeColor="accent5"/>
        </w:rPr>
        <w:t xml:space="preserve"> DROP, CREATE TEMPORARY TABLE, SHOW VIEW, CREATE ROUTINE,</w:t>
      </w:r>
      <w:r w:rsidR="00305D47" w:rsidRPr="00894904">
        <w:rPr>
          <w:color w:val="4BACC6" w:themeColor="accent5"/>
        </w:rPr>
        <w:t xml:space="preserve"> ALTER ROUTINE, EXECUTE, CREATE VIEW, EVENT, TRIGGER.</w:t>
      </w:r>
      <w:r w:rsidR="008C063E" w:rsidRPr="00894904">
        <w:rPr>
          <w:color w:val="4BACC6" w:themeColor="accent5"/>
        </w:rPr>
        <w:t xml:space="preserve"> And lastly administration privileges </w:t>
      </w:r>
      <w:r w:rsidR="00F82C7F" w:rsidRPr="00894904">
        <w:rPr>
          <w:color w:val="4BACC6" w:themeColor="accent5"/>
        </w:rPr>
        <w:t>such as the following GRANT, SU</w:t>
      </w:r>
      <w:r w:rsidR="00945BFE" w:rsidRPr="00894904">
        <w:rPr>
          <w:color w:val="4BACC6" w:themeColor="accent5"/>
        </w:rPr>
        <w:t>PER, PROCESS, RELOAD, SHUTDOWN, SHOW DATABASES, LOCK TABLES, REFER</w:t>
      </w:r>
      <w:r w:rsidR="000D04F4" w:rsidRPr="00894904">
        <w:rPr>
          <w:color w:val="4BACC6" w:themeColor="accent5"/>
        </w:rPr>
        <w:t>ENCES, REPLICATION CLIENT, REPLICATION SLAVE, CREATE USER</w:t>
      </w:r>
      <w:r w:rsidR="001E57CE" w:rsidRPr="00894904">
        <w:rPr>
          <w:color w:val="4BACC6" w:themeColor="accent5"/>
        </w:rPr>
        <w:t xml:space="preserve">. </w:t>
      </w:r>
    </w:p>
    <w:p w14:paraId="45B25938" w14:textId="58676B05" w:rsidR="00B339FA" w:rsidRPr="00894904" w:rsidRDefault="00671D51" w:rsidP="00065D9D">
      <w:pPr>
        <w:pStyle w:val="Bullet-main"/>
        <w:rPr>
          <w:color w:val="4BACC6" w:themeColor="accent5"/>
        </w:rPr>
      </w:pPr>
      <w:r w:rsidRPr="00894904">
        <w:rPr>
          <w:b/>
          <w:bCs/>
          <w:color w:val="4BACC6" w:themeColor="accent5"/>
        </w:rPr>
        <w:t>Admins</w:t>
      </w:r>
      <w:r w:rsidRPr="00894904">
        <w:rPr>
          <w:color w:val="4BACC6" w:themeColor="accent5"/>
        </w:rPr>
        <w:t xml:space="preserve"> will be granted </w:t>
      </w:r>
      <w:r w:rsidR="000A6482" w:rsidRPr="00894904">
        <w:rPr>
          <w:color w:val="4BACC6" w:themeColor="accent5"/>
        </w:rPr>
        <w:t xml:space="preserve">Data features privileges on the database </w:t>
      </w:r>
      <w:proofErr w:type="spellStart"/>
      <w:r w:rsidR="000A6482" w:rsidRPr="00894904">
        <w:rPr>
          <w:color w:val="4BACC6" w:themeColor="accent5"/>
        </w:rPr>
        <w:t>qld_sunnies</w:t>
      </w:r>
      <w:proofErr w:type="spellEnd"/>
      <w:r w:rsidR="00D67FF9" w:rsidRPr="00894904">
        <w:rPr>
          <w:color w:val="4BACC6" w:themeColor="accent5"/>
        </w:rPr>
        <w:t xml:space="preserve">, such as the following </w:t>
      </w:r>
      <w:r w:rsidR="0087682F" w:rsidRPr="00894904">
        <w:rPr>
          <w:color w:val="4BACC6" w:themeColor="accent5"/>
        </w:rPr>
        <w:t xml:space="preserve">SELECT, INSERT, UPDATE, DELETE, FILE. </w:t>
      </w:r>
      <w:proofErr w:type="gramStart"/>
      <w:r w:rsidR="009F36F1" w:rsidRPr="00894904">
        <w:rPr>
          <w:color w:val="4BACC6" w:themeColor="accent5"/>
        </w:rPr>
        <w:t>So</w:t>
      </w:r>
      <w:proofErr w:type="gramEnd"/>
      <w:r w:rsidR="009F36F1" w:rsidRPr="00894904">
        <w:rPr>
          <w:color w:val="4BACC6" w:themeColor="accent5"/>
        </w:rPr>
        <w:t xml:space="preserve"> on the </w:t>
      </w:r>
      <w:proofErr w:type="spellStart"/>
      <w:r w:rsidR="009F36F1" w:rsidRPr="00894904">
        <w:rPr>
          <w:color w:val="4BACC6" w:themeColor="accent5"/>
        </w:rPr>
        <w:t>qld_sunnies</w:t>
      </w:r>
      <w:proofErr w:type="spellEnd"/>
      <w:r w:rsidR="009F36F1" w:rsidRPr="00894904">
        <w:rPr>
          <w:color w:val="4BACC6" w:themeColor="accent5"/>
        </w:rPr>
        <w:t xml:space="preserve"> online store they will be able to add products</w:t>
      </w:r>
      <w:r w:rsidR="007A2CEE" w:rsidRPr="00894904">
        <w:rPr>
          <w:color w:val="4BACC6" w:themeColor="accent5"/>
        </w:rPr>
        <w:t>, remove products, delete products</w:t>
      </w:r>
      <w:r w:rsidR="00446E53" w:rsidRPr="00894904">
        <w:rPr>
          <w:color w:val="4BACC6" w:themeColor="accent5"/>
        </w:rPr>
        <w:t xml:space="preserve">, adjust their price, </w:t>
      </w:r>
      <w:proofErr w:type="spellStart"/>
      <w:r w:rsidR="00446E53" w:rsidRPr="00894904">
        <w:rPr>
          <w:color w:val="4BACC6" w:themeColor="accent5"/>
        </w:rPr>
        <w:t>product_name</w:t>
      </w:r>
      <w:proofErr w:type="spellEnd"/>
      <w:r w:rsidR="00446E53" w:rsidRPr="00894904">
        <w:rPr>
          <w:color w:val="4BACC6" w:themeColor="accent5"/>
        </w:rPr>
        <w:t xml:space="preserve">, </w:t>
      </w:r>
      <w:r w:rsidR="008A1CD2" w:rsidRPr="00894904">
        <w:rPr>
          <w:color w:val="4BACC6" w:themeColor="accent5"/>
        </w:rPr>
        <w:lastRenderedPageBreak/>
        <w:t xml:space="preserve">category, description. </w:t>
      </w:r>
      <w:r w:rsidR="00061A0B" w:rsidRPr="00894904">
        <w:rPr>
          <w:color w:val="4BACC6" w:themeColor="accent5"/>
        </w:rPr>
        <w:t>Along with</w:t>
      </w:r>
      <w:r w:rsidR="00C059FB" w:rsidRPr="00894904">
        <w:rPr>
          <w:color w:val="4BACC6" w:themeColor="accent5"/>
        </w:rPr>
        <w:t xml:space="preserve"> </w:t>
      </w:r>
      <w:proofErr w:type="gramStart"/>
      <w:r w:rsidR="00C059FB" w:rsidRPr="00894904">
        <w:rPr>
          <w:color w:val="4BACC6" w:themeColor="accent5"/>
        </w:rPr>
        <w:t>users</w:t>
      </w:r>
      <w:proofErr w:type="gramEnd"/>
      <w:r w:rsidR="00C059FB" w:rsidRPr="00894904">
        <w:rPr>
          <w:color w:val="4BACC6" w:themeColor="accent5"/>
        </w:rPr>
        <w:t xml:space="preserve"> details, order details and </w:t>
      </w:r>
      <w:proofErr w:type="spellStart"/>
      <w:r w:rsidR="00C059FB" w:rsidRPr="00894904">
        <w:rPr>
          <w:color w:val="4BACC6" w:themeColor="accent5"/>
        </w:rPr>
        <w:t>cart_item</w:t>
      </w:r>
      <w:proofErr w:type="spellEnd"/>
      <w:r w:rsidR="00C059FB" w:rsidRPr="00894904">
        <w:rPr>
          <w:color w:val="4BACC6" w:themeColor="accent5"/>
        </w:rPr>
        <w:t xml:space="preserve"> details.</w:t>
      </w:r>
      <w:r w:rsidR="002919EC" w:rsidRPr="00894904">
        <w:rPr>
          <w:color w:val="4BACC6" w:themeColor="accent5"/>
        </w:rPr>
        <w:t xml:space="preserve"> </w:t>
      </w:r>
      <w:proofErr w:type="gramStart"/>
      <w:r w:rsidR="002919EC" w:rsidRPr="00894904">
        <w:rPr>
          <w:color w:val="4BACC6" w:themeColor="accent5"/>
        </w:rPr>
        <w:t>However</w:t>
      </w:r>
      <w:proofErr w:type="gramEnd"/>
      <w:r w:rsidR="002919EC" w:rsidRPr="00894904">
        <w:rPr>
          <w:color w:val="4BACC6" w:themeColor="accent5"/>
        </w:rPr>
        <w:t xml:space="preserve"> they won’t have </w:t>
      </w:r>
      <w:r w:rsidR="0099209D" w:rsidRPr="00894904">
        <w:rPr>
          <w:color w:val="4BACC6" w:themeColor="accent5"/>
        </w:rPr>
        <w:t>Structure features nor Administration features.</w:t>
      </w:r>
    </w:p>
    <w:p w14:paraId="46E14B2A" w14:textId="1495025B" w:rsidR="00093EA0" w:rsidRPr="00894904" w:rsidRDefault="005626FA" w:rsidP="00065D9D">
      <w:pPr>
        <w:pStyle w:val="Bullet-main"/>
        <w:rPr>
          <w:color w:val="4BACC6" w:themeColor="accent5"/>
        </w:rPr>
      </w:pPr>
      <w:r w:rsidRPr="00894904">
        <w:rPr>
          <w:b/>
          <w:bCs/>
          <w:color w:val="4BACC6" w:themeColor="accent5"/>
        </w:rPr>
        <w:t>Customers</w:t>
      </w:r>
      <w:r w:rsidR="00067949" w:rsidRPr="00894904">
        <w:rPr>
          <w:color w:val="4BACC6" w:themeColor="accent5"/>
        </w:rPr>
        <w:t xml:space="preserve"> after they have signed up for an account, </w:t>
      </w:r>
      <w:r w:rsidR="003F362A" w:rsidRPr="00894904">
        <w:rPr>
          <w:color w:val="4BACC6" w:themeColor="accent5"/>
        </w:rPr>
        <w:t>they won’t have access to the actual database but just the store</w:t>
      </w:r>
      <w:r w:rsidR="00035635" w:rsidRPr="00894904">
        <w:rPr>
          <w:color w:val="4BACC6" w:themeColor="accent5"/>
        </w:rPr>
        <w:t>, let alone they won’t have any privil</w:t>
      </w:r>
      <w:r w:rsidR="00A53498" w:rsidRPr="00894904">
        <w:rPr>
          <w:color w:val="4BACC6" w:themeColor="accent5"/>
        </w:rPr>
        <w:t xml:space="preserve">eges over anything in the database. </w:t>
      </w:r>
      <w:r w:rsidR="00696CED" w:rsidRPr="00894904">
        <w:rPr>
          <w:color w:val="4BACC6" w:themeColor="accent5"/>
        </w:rPr>
        <w:t>They can add products to the</w:t>
      </w:r>
      <w:r w:rsidR="0040061B" w:rsidRPr="00894904">
        <w:rPr>
          <w:color w:val="4BACC6" w:themeColor="accent5"/>
        </w:rPr>
        <w:t xml:space="preserve">ir cart item list, order </w:t>
      </w:r>
      <w:r w:rsidR="00394FA7" w:rsidRPr="00894904">
        <w:rPr>
          <w:color w:val="4BACC6" w:themeColor="accent5"/>
        </w:rPr>
        <w:t>products, but they</w:t>
      </w:r>
      <w:r w:rsidR="003F79A6" w:rsidRPr="00894904">
        <w:rPr>
          <w:color w:val="4BACC6" w:themeColor="accent5"/>
        </w:rPr>
        <w:t xml:space="preserve"> cannot order any more than 50 items per order</w:t>
      </w:r>
      <w:r w:rsidR="00CB53B4" w:rsidRPr="00894904">
        <w:rPr>
          <w:color w:val="4BACC6" w:themeColor="accent5"/>
        </w:rPr>
        <w:t>. They also won’t be able to delete their orders or account for a</w:t>
      </w:r>
      <w:r w:rsidR="00120890" w:rsidRPr="00894904">
        <w:rPr>
          <w:color w:val="4BACC6" w:themeColor="accent5"/>
        </w:rPr>
        <w:t>t least 7 sevens to meet legal requirements.</w:t>
      </w:r>
    </w:p>
    <w:p w14:paraId="04F234D3" w14:textId="29222AD4" w:rsidR="00120890" w:rsidRPr="00894904" w:rsidRDefault="00A631F0" w:rsidP="00065D9D">
      <w:pPr>
        <w:pStyle w:val="Bullet-main"/>
        <w:rPr>
          <w:color w:val="4BACC6" w:themeColor="accent5"/>
        </w:rPr>
      </w:pPr>
      <w:r w:rsidRPr="00894904">
        <w:rPr>
          <w:b/>
          <w:bCs/>
          <w:color w:val="4BACC6" w:themeColor="accent5"/>
        </w:rPr>
        <w:t>Visitors or guests</w:t>
      </w:r>
      <w:r w:rsidRPr="00894904">
        <w:rPr>
          <w:color w:val="4BACC6" w:themeColor="accent5"/>
        </w:rPr>
        <w:t xml:space="preserve"> </w:t>
      </w:r>
      <w:r w:rsidR="005E3FDC" w:rsidRPr="00894904">
        <w:rPr>
          <w:color w:val="4BACC6" w:themeColor="accent5"/>
        </w:rPr>
        <w:t xml:space="preserve">will be able to view the </w:t>
      </w:r>
      <w:proofErr w:type="spellStart"/>
      <w:r w:rsidR="005E3FDC" w:rsidRPr="00894904">
        <w:rPr>
          <w:color w:val="4BACC6" w:themeColor="accent5"/>
        </w:rPr>
        <w:t>qld</w:t>
      </w:r>
      <w:proofErr w:type="spellEnd"/>
      <w:r w:rsidR="005E3FDC" w:rsidRPr="00894904">
        <w:rPr>
          <w:color w:val="4BACC6" w:themeColor="accent5"/>
        </w:rPr>
        <w:t xml:space="preserve"> sunnies online store to check and compare prices and such, </w:t>
      </w:r>
      <w:proofErr w:type="gramStart"/>
      <w:r w:rsidR="005E3FDC" w:rsidRPr="00894904">
        <w:rPr>
          <w:color w:val="4BACC6" w:themeColor="accent5"/>
        </w:rPr>
        <w:t>But</w:t>
      </w:r>
      <w:proofErr w:type="gramEnd"/>
      <w:r w:rsidR="005E3FDC" w:rsidRPr="00894904">
        <w:rPr>
          <w:color w:val="4BACC6" w:themeColor="accent5"/>
        </w:rPr>
        <w:t xml:space="preserve"> they won’t be able to make a purchase without signing up for an account</w:t>
      </w:r>
      <w:r w:rsidR="00894904" w:rsidRPr="00894904">
        <w:rPr>
          <w:color w:val="4BACC6" w:themeColor="accent5"/>
        </w:rPr>
        <w:t>. Let alone having any access to the database.</w:t>
      </w:r>
    </w:p>
    <w:p w14:paraId="15632262" w14:textId="77777777" w:rsidR="0096084B" w:rsidRDefault="0096084B" w:rsidP="0096084B">
      <w:pPr>
        <w:pStyle w:val="Bullet-main"/>
        <w:numPr>
          <w:ilvl w:val="0"/>
          <w:numId w:val="0"/>
        </w:numPr>
        <w:ind w:left="567" w:hanging="567"/>
        <w:rPr>
          <w:color w:val="4BACC6" w:themeColor="accent5"/>
        </w:rPr>
      </w:pPr>
    </w:p>
    <w:p w14:paraId="604DBB49" w14:textId="77777777" w:rsidR="0096084B" w:rsidRDefault="0096084B" w:rsidP="0096084B">
      <w:pPr>
        <w:pStyle w:val="Bullet-main"/>
        <w:numPr>
          <w:ilvl w:val="0"/>
          <w:numId w:val="0"/>
        </w:numPr>
        <w:ind w:left="567" w:hanging="567"/>
        <w:rPr>
          <w:color w:val="4BACC6" w:themeColor="accent5"/>
        </w:rPr>
      </w:pPr>
    </w:p>
    <w:p w14:paraId="02DCCD0D" w14:textId="77777777" w:rsidR="0096084B" w:rsidRDefault="0096084B" w:rsidP="0096084B">
      <w:pPr>
        <w:pStyle w:val="Bullet-main"/>
        <w:numPr>
          <w:ilvl w:val="0"/>
          <w:numId w:val="0"/>
        </w:numPr>
        <w:ind w:left="567" w:hanging="567"/>
        <w:rPr>
          <w:color w:val="4BACC6" w:themeColor="accent5"/>
        </w:rPr>
      </w:pPr>
    </w:p>
    <w:p w14:paraId="3CD23833" w14:textId="77777777" w:rsidR="008119EC" w:rsidRDefault="008119EC" w:rsidP="005626FA">
      <w:pPr>
        <w:pStyle w:val="Bullet-main"/>
        <w:numPr>
          <w:ilvl w:val="0"/>
          <w:numId w:val="0"/>
        </w:numPr>
      </w:pPr>
    </w:p>
    <w:p w14:paraId="7AB24634" w14:textId="77777777" w:rsidR="00472C5A" w:rsidRDefault="00472C5A" w:rsidP="00472C5A"/>
    <w:p w14:paraId="4699DAB6" w14:textId="77777777" w:rsidR="00B729E9" w:rsidRDefault="00B729E9" w:rsidP="00472C5A"/>
    <w:p w14:paraId="16CF9BAF" w14:textId="77777777" w:rsidR="00B729E9" w:rsidRDefault="00B729E9" w:rsidP="00472C5A"/>
    <w:p w14:paraId="1409E24D" w14:textId="77777777" w:rsidR="00B729E9" w:rsidRDefault="00B729E9" w:rsidP="00472C5A"/>
    <w:p w14:paraId="3331B5F5" w14:textId="77777777" w:rsidR="00B729E9" w:rsidRDefault="00B729E9" w:rsidP="00472C5A"/>
    <w:p w14:paraId="243C41A3" w14:textId="43623054" w:rsidR="00472C5A" w:rsidRPr="00EF4178" w:rsidRDefault="00472C5A" w:rsidP="00EF4178">
      <w:pPr>
        <w:pStyle w:val="Heading2"/>
      </w:pPr>
      <w:r w:rsidRPr="00EF4178">
        <w:t>Task 9</w:t>
      </w:r>
      <w:r w:rsidR="00046952">
        <w:t>:</w:t>
      </w:r>
      <w:r w:rsidRPr="00EF4178">
        <w:t xml:space="preserve"> Client receipt</w:t>
      </w:r>
    </w:p>
    <w:p w14:paraId="36AED0B9" w14:textId="77777777" w:rsidR="00472C5A" w:rsidRDefault="00472C5A" w:rsidP="00472C5A">
      <w:r>
        <w:t>Create a checklist to seek feedback from the client/teacher, change according to given feedback.</w:t>
      </w:r>
    </w:p>
    <w:p w14:paraId="6B8A201F" w14:textId="77777777" w:rsidR="00472C5A" w:rsidRDefault="00472C5A" w:rsidP="00472C5A">
      <w:r>
        <w:t>Write and email to the client/teacher to obtain sign off via communicating your intention to submit the completed database design documentation. Include this email with your submission with sign off sheet.</w:t>
      </w:r>
    </w:p>
    <w:p w14:paraId="5663CBA2" w14:textId="77777777" w:rsidR="00472C5A" w:rsidRDefault="00472C5A" w:rsidP="00472C5A">
      <w:r>
        <w:t>Upload your completed database portfolio (zipped folder) to Connect which include:</w:t>
      </w:r>
    </w:p>
    <w:p w14:paraId="4D87F2CC" w14:textId="77777777" w:rsidR="00472C5A" w:rsidRDefault="00472C5A" w:rsidP="00472C5A">
      <w:pPr>
        <w:pStyle w:val="Bullet-main"/>
      </w:pPr>
      <w:r>
        <w:t>Assessment document (this word file)</w:t>
      </w:r>
    </w:p>
    <w:p w14:paraId="737A59FE" w14:textId="77777777" w:rsidR="00472C5A" w:rsidRDefault="00472C5A" w:rsidP="00472C5A">
      <w:pPr>
        <w:pStyle w:val="Bullet-main"/>
      </w:pPr>
      <w:r>
        <w:t>SQL file of your database</w:t>
      </w:r>
    </w:p>
    <w:p w14:paraId="37DB55F7" w14:textId="77777777" w:rsidR="00472C5A" w:rsidRDefault="00472C5A" w:rsidP="00472C5A">
      <w:pPr>
        <w:pStyle w:val="Bullet-main"/>
      </w:pPr>
      <w:r>
        <w:t>Excel file with data dictionary.</w:t>
      </w:r>
    </w:p>
    <w:p w14:paraId="3C92A540" w14:textId="77777777" w:rsidR="00CF1B57" w:rsidRDefault="00CF1B57" w:rsidP="00CF1B57">
      <w:pPr>
        <w:pStyle w:val="Bullet-main"/>
        <w:numPr>
          <w:ilvl w:val="0"/>
          <w:numId w:val="0"/>
        </w:numPr>
        <w:ind w:left="567"/>
      </w:pPr>
    </w:p>
    <w:p w14:paraId="13CC6B1C" w14:textId="77777777" w:rsidR="00ED6D0F" w:rsidRPr="00B271B4" w:rsidRDefault="003929C1" w:rsidP="00CF1B57">
      <w:pPr>
        <w:pStyle w:val="Bullet-main"/>
        <w:numPr>
          <w:ilvl w:val="0"/>
          <w:numId w:val="0"/>
        </w:numPr>
        <w:ind w:left="567"/>
        <w:rPr>
          <w:b/>
          <w:bCs/>
          <w:color w:val="FF0000"/>
        </w:rPr>
      </w:pPr>
      <w:r w:rsidRPr="00B271B4">
        <w:rPr>
          <w:b/>
          <w:bCs/>
          <w:color w:val="FF0000"/>
        </w:rPr>
        <w:t>Checklist Format for seeking feedback</w:t>
      </w:r>
      <w:r w:rsidR="003A52E7" w:rsidRPr="00B271B4">
        <w:rPr>
          <w:b/>
          <w:bCs/>
          <w:color w:val="FF0000"/>
        </w:rPr>
        <w:t xml:space="preserve"> and feedback</w:t>
      </w:r>
      <w:r w:rsidR="00ED6D0F" w:rsidRPr="00B271B4">
        <w:rPr>
          <w:b/>
          <w:bCs/>
          <w:color w:val="FF0000"/>
        </w:rPr>
        <w:t xml:space="preserve"> response.</w:t>
      </w:r>
    </w:p>
    <w:p w14:paraId="36C38914" w14:textId="22B84F71" w:rsidR="00CF1B57" w:rsidRDefault="00ED6D0F" w:rsidP="00CF1B57">
      <w:pPr>
        <w:pStyle w:val="Bullet-main"/>
        <w:numPr>
          <w:ilvl w:val="0"/>
          <w:numId w:val="0"/>
        </w:numPr>
        <w:ind w:left="567"/>
      </w:pPr>
      <w:r>
        <w:t xml:space="preserve"> </w:t>
      </w:r>
    </w:p>
    <w:p w14:paraId="59CD382A" w14:textId="77777777" w:rsidR="003929C1" w:rsidRDefault="003929C1" w:rsidP="00CF1B57">
      <w:pPr>
        <w:pStyle w:val="Bullet-main"/>
        <w:numPr>
          <w:ilvl w:val="0"/>
          <w:numId w:val="0"/>
        </w:numPr>
        <w:ind w:left="567"/>
      </w:pPr>
    </w:p>
    <w:p w14:paraId="2A1F27C1" w14:textId="77777777" w:rsidR="009D1715" w:rsidRDefault="009D1715" w:rsidP="009D1715">
      <w:pPr>
        <w:pStyle w:val="Bullet-main"/>
        <w:numPr>
          <w:ilvl w:val="0"/>
          <w:numId w:val="0"/>
        </w:numPr>
        <w:ind w:left="567"/>
      </w:pPr>
    </w:p>
    <w:p w14:paraId="56C2DEFC" w14:textId="419A089F" w:rsidR="009D1715" w:rsidRPr="00DD4A4F" w:rsidRDefault="00B62D5B" w:rsidP="009D1715">
      <w:pPr>
        <w:pStyle w:val="Bullet-main"/>
        <w:numPr>
          <w:ilvl w:val="0"/>
          <w:numId w:val="0"/>
        </w:numPr>
        <w:ind w:left="567"/>
        <w:rPr>
          <w:color w:val="4BACC6" w:themeColor="accent5"/>
        </w:rPr>
      </w:pPr>
      <w:proofErr w:type="gramStart"/>
      <w:r w:rsidRPr="00DD4A4F">
        <w:rPr>
          <w:color w:val="4BACC6" w:themeColor="accent5"/>
        </w:rPr>
        <w:t>To :</w:t>
      </w:r>
      <w:proofErr w:type="gramEnd"/>
      <w:r w:rsidRPr="00DD4A4F">
        <w:rPr>
          <w:color w:val="4BACC6" w:themeColor="accent5"/>
        </w:rPr>
        <w:t xml:space="preserve"> </w:t>
      </w:r>
      <w:hyperlink r:id="rId39" w:history="1">
        <w:r w:rsidR="00AD0F2A" w:rsidRPr="00DD4A4F">
          <w:rPr>
            <w:rStyle w:val="Hyperlink"/>
            <w:color w:val="4BACC6" w:themeColor="accent5"/>
          </w:rPr>
          <w:t>David@gmail.com</w:t>
        </w:r>
      </w:hyperlink>
    </w:p>
    <w:p w14:paraId="7F5D4DAB" w14:textId="5CB1059A" w:rsidR="00AD0F2A" w:rsidRPr="00DD4A4F" w:rsidRDefault="00AD0F2A" w:rsidP="009D1715">
      <w:pPr>
        <w:pStyle w:val="Bullet-main"/>
        <w:numPr>
          <w:ilvl w:val="0"/>
          <w:numId w:val="0"/>
        </w:numPr>
        <w:ind w:left="567"/>
        <w:rPr>
          <w:color w:val="4BACC6" w:themeColor="accent5"/>
        </w:rPr>
      </w:pPr>
      <w:r w:rsidRPr="00DD4A4F">
        <w:rPr>
          <w:color w:val="4BACC6" w:themeColor="accent5"/>
        </w:rPr>
        <w:t xml:space="preserve">Subject: Request Sign Off on </w:t>
      </w:r>
      <w:r w:rsidR="00F83551" w:rsidRPr="00DD4A4F">
        <w:rPr>
          <w:color w:val="4BACC6" w:themeColor="accent5"/>
        </w:rPr>
        <w:t>completed Database Design Documentation</w:t>
      </w:r>
    </w:p>
    <w:p w14:paraId="5471CD0C" w14:textId="00B47172" w:rsidR="0078600E" w:rsidRPr="00DD4A4F" w:rsidRDefault="0078600E" w:rsidP="009D1715">
      <w:pPr>
        <w:pStyle w:val="Bullet-main"/>
        <w:numPr>
          <w:ilvl w:val="0"/>
          <w:numId w:val="0"/>
        </w:numPr>
        <w:ind w:left="567"/>
        <w:rPr>
          <w:color w:val="4BACC6" w:themeColor="accent5"/>
        </w:rPr>
      </w:pPr>
      <w:r w:rsidRPr="00DD4A4F">
        <w:rPr>
          <w:color w:val="4BACC6" w:themeColor="accent5"/>
        </w:rPr>
        <w:t xml:space="preserve">Attached </w:t>
      </w:r>
      <w:proofErr w:type="gramStart"/>
      <w:r w:rsidRPr="00DD4A4F">
        <w:rPr>
          <w:color w:val="4BACC6" w:themeColor="accent5"/>
        </w:rPr>
        <w:t>files :</w:t>
      </w:r>
      <w:proofErr w:type="gramEnd"/>
      <w:r w:rsidRPr="00DD4A4F">
        <w:rPr>
          <w:color w:val="4BACC6" w:themeColor="accent5"/>
        </w:rPr>
        <w:t xml:space="preserve"> </w:t>
      </w:r>
      <w:r w:rsidR="00DD4A4F" w:rsidRPr="00DD4A4F">
        <w:rPr>
          <w:color w:val="4BACC6" w:themeColor="accent5"/>
        </w:rPr>
        <w:t>qld_sunnies.zip</w:t>
      </w:r>
    </w:p>
    <w:p w14:paraId="0E4FEA00" w14:textId="77777777" w:rsidR="001D19BE" w:rsidRPr="00DD4A4F" w:rsidRDefault="001D19BE" w:rsidP="009D1715">
      <w:pPr>
        <w:pStyle w:val="Bullet-main"/>
        <w:numPr>
          <w:ilvl w:val="0"/>
          <w:numId w:val="0"/>
        </w:numPr>
        <w:ind w:left="567"/>
        <w:rPr>
          <w:color w:val="4BACC6" w:themeColor="accent5"/>
        </w:rPr>
      </w:pPr>
    </w:p>
    <w:p w14:paraId="236FFF43" w14:textId="7409C083" w:rsidR="001D19BE" w:rsidRPr="00DD4A4F" w:rsidRDefault="001D19BE" w:rsidP="009D1715">
      <w:pPr>
        <w:pStyle w:val="Bullet-main"/>
        <w:numPr>
          <w:ilvl w:val="0"/>
          <w:numId w:val="0"/>
        </w:numPr>
        <w:ind w:left="567"/>
        <w:rPr>
          <w:color w:val="4BACC6" w:themeColor="accent5"/>
        </w:rPr>
      </w:pPr>
      <w:r w:rsidRPr="00DD4A4F">
        <w:rPr>
          <w:color w:val="4BACC6" w:themeColor="accent5"/>
        </w:rPr>
        <w:t>Dear David</w:t>
      </w:r>
    </w:p>
    <w:p w14:paraId="59681C1E" w14:textId="51E6782B" w:rsidR="001D19BE" w:rsidRPr="00DD4A4F" w:rsidRDefault="006962F8" w:rsidP="009D1715">
      <w:pPr>
        <w:pStyle w:val="Bullet-main"/>
        <w:numPr>
          <w:ilvl w:val="0"/>
          <w:numId w:val="0"/>
        </w:numPr>
        <w:ind w:left="567"/>
        <w:rPr>
          <w:color w:val="4BACC6" w:themeColor="accent5"/>
        </w:rPr>
      </w:pPr>
      <w:r w:rsidRPr="00DD4A4F">
        <w:rPr>
          <w:color w:val="4BACC6" w:themeColor="accent5"/>
        </w:rPr>
        <w:t>I hope this email finds you well</w:t>
      </w:r>
    </w:p>
    <w:p w14:paraId="40D15BFA" w14:textId="10D2795E" w:rsidR="00E94DB7" w:rsidRPr="00DD4A4F" w:rsidRDefault="00E94DB7" w:rsidP="009D1715">
      <w:pPr>
        <w:pStyle w:val="Bullet-main"/>
        <w:numPr>
          <w:ilvl w:val="0"/>
          <w:numId w:val="0"/>
        </w:numPr>
        <w:ind w:left="567"/>
        <w:rPr>
          <w:color w:val="4BACC6" w:themeColor="accent5"/>
        </w:rPr>
      </w:pPr>
      <w:r w:rsidRPr="00DD4A4F">
        <w:rPr>
          <w:color w:val="4BACC6" w:themeColor="accent5"/>
        </w:rPr>
        <w:t>I am writing to inform you that I have completed the database design documentation</w:t>
      </w:r>
      <w:r w:rsidR="00E661CC" w:rsidRPr="00DD4A4F">
        <w:rPr>
          <w:color w:val="4BACC6" w:themeColor="accent5"/>
        </w:rPr>
        <w:t xml:space="preserve">, incorporating the feedback provided. </w:t>
      </w:r>
      <w:r w:rsidR="007A52AA" w:rsidRPr="00DD4A4F">
        <w:rPr>
          <w:color w:val="4BACC6" w:themeColor="accent5"/>
        </w:rPr>
        <w:t>I have also attached the finalized documentation for you to review.</w:t>
      </w:r>
      <w:r w:rsidR="00555FA9" w:rsidRPr="00DD4A4F">
        <w:rPr>
          <w:color w:val="4BACC6" w:themeColor="accent5"/>
        </w:rPr>
        <w:t xml:space="preserve"> </w:t>
      </w:r>
    </w:p>
    <w:p w14:paraId="4C8E1A55" w14:textId="2662FDC4" w:rsidR="00555FA9" w:rsidRPr="00DD4A4F" w:rsidRDefault="00555FA9" w:rsidP="009D1715">
      <w:pPr>
        <w:pStyle w:val="Bullet-main"/>
        <w:numPr>
          <w:ilvl w:val="0"/>
          <w:numId w:val="0"/>
        </w:numPr>
        <w:ind w:left="567"/>
        <w:rPr>
          <w:color w:val="4BACC6" w:themeColor="accent5"/>
        </w:rPr>
      </w:pPr>
      <w:r w:rsidRPr="00DD4A4F">
        <w:rPr>
          <w:color w:val="4BACC6" w:themeColor="accent5"/>
        </w:rPr>
        <w:t xml:space="preserve">Please </w:t>
      </w:r>
      <w:proofErr w:type="gramStart"/>
      <w:r w:rsidR="00954C6B" w:rsidRPr="00DD4A4F">
        <w:rPr>
          <w:color w:val="4BACC6" w:themeColor="accent5"/>
        </w:rPr>
        <w:t>re</w:t>
      </w:r>
      <w:r w:rsidR="001161E0" w:rsidRPr="00DD4A4F">
        <w:rPr>
          <w:color w:val="4BACC6" w:themeColor="accent5"/>
        </w:rPr>
        <w:t>view  the</w:t>
      </w:r>
      <w:proofErr w:type="gramEnd"/>
      <w:r w:rsidR="001161E0" w:rsidRPr="00DD4A4F">
        <w:rPr>
          <w:color w:val="4BACC6" w:themeColor="accent5"/>
        </w:rPr>
        <w:t xml:space="preserve"> attached document </w:t>
      </w:r>
      <w:r w:rsidR="0020623E" w:rsidRPr="00DD4A4F">
        <w:rPr>
          <w:color w:val="4BACC6" w:themeColor="accent5"/>
        </w:rPr>
        <w:t xml:space="preserve">and confirm your approval, </w:t>
      </w:r>
      <w:r w:rsidR="002A553D" w:rsidRPr="00DD4A4F">
        <w:rPr>
          <w:color w:val="4BACC6" w:themeColor="accent5"/>
        </w:rPr>
        <w:t>Your sign off will allow me to proceed with the submission</w:t>
      </w:r>
      <w:r w:rsidR="00A87D88" w:rsidRPr="00DD4A4F">
        <w:rPr>
          <w:color w:val="4BACC6" w:themeColor="accent5"/>
        </w:rPr>
        <w:t xml:space="preserve"> of the completed database design document</w:t>
      </w:r>
      <w:r w:rsidR="006052F6" w:rsidRPr="00DD4A4F">
        <w:rPr>
          <w:color w:val="4BACC6" w:themeColor="accent5"/>
        </w:rPr>
        <w:t>ation.</w:t>
      </w:r>
    </w:p>
    <w:p w14:paraId="38EF9695" w14:textId="4C63DA34" w:rsidR="006052F6" w:rsidRPr="00DD4A4F" w:rsidRDefault="006052F6" w:rsidP="009D1715">
      <w:pPr>
        <w:pStyle w:val="Bullet-main"/>
        <w:numPr>
          <w:ilvl w:val="0"/>
          <w:numId w:val="0"/>
        </w:numPr>
        <w:ind w:left="567"/>
        <w:rPr>
          <w:color w:val="4BACC6" w:themeColor="accent5"/>
        </w:rPr>
      </w:pPr>
      <w:r w:rsidRPr="00DD4A4F">
        <w:rPr>
          <w:color w:val="4BACC6" w:themeColor="accent5"/>
        </w:rPr>
        <w:t>Thank you for your time and assistance</w:t>
      </w:r>
    </w:p>
    <w:p w14:paraId="5A361728" w14:textId="51FD247C" w:rsidR="006052F6" w:rsidRPr="00DD4A4F" w:rsidRDefault="006052F6" w:rsidP="009D1715">
      <w:pPr>
        <w:pStyle w:val="Bullet-main"/>
        <w:numPr>
          <w:ilvl w:val="0"/>
          <w:numId w:val="0"/>
        </w:numPr>
        <w:ind w:left="567"/>
        <w:rPr>
          <w:color w:val="4BACC6" w:themeColor="accent5"/>
        </w:rPr>
      </w:pPr>
      <w:r w:rsidRPr="00DD4A4F">
        <w:rPr>
          <w:color w:val="4BACC6" w:themeColor="accent5"/>
        </w:rPr>
        <w:t>Yours sincerely</w:t>
      </w:r>
    </w:p>
    <w:p w14:paraId="3FC18A72" w14:textId="593A2B49" w:rsidR="006052F6" w:rsidRPr="00DD4A4F" w:rsidRDefault="006052F6" w:rsidP="009D1715">
      <w:pPr>
        <w:pStyle w:val="Bullet-main"/>
        <w:numPr>
          <w:ilvl w:val="0"/>
          <w:numId w:val="0"/>
        </w:numPr>
        <w:ind w:left="567"/>
        <w:rPr>
          <w:color w:val="4BACC6" w:themeColor="accent5"/>
        </w:rPr>
      </w:pPr>
      <w:r w:rsidRPr="00DD4A4F">
        <w:rPr>
          <w:color w:val="4BACC6" w:themeColor="accent5"/>
        </w:rPr>
        <w:t>Beau White</w:t>
      </w:r>
    </w:p>
    <w:p w14:paraId="747DC5C2" w14:textId="77777777" w:rsidR="00472C5A" w:rsidRDefault="00472C5A" w:rsidP="00472C5A"/>
    <w:p w14:paraId="003D5EB1" w14:textId="18E3E863" w:rsidR="00BA792A" w:rsidRPr="00BA792A" w:rsidRDefault="00BA792A" w:rsidP="00BA792A">
      <w:pPr>
        <w:pStyle w:val="Bullet-main"/>
        <w:numPr>
          <w:ilvl w:val="0"/>
          <w:numId w:val="0"/>
        </w:numPr>
        <w:ind w:left="567" w:hanging="567"/>
        <w:jc w:val="center"/>
      </w:pPr>
      <w:r w:rsidRPr="00427BCC">
        <w:rPr>
          <w:rFonts w:asciiTheme="minorHAnsi" w:eastAsia="Times New Roman" w:hAnsiTheme="minorHAnsi" w:cstheme="minorHAnsi"/>
          <w:b/>
        </w:rPr>
        <w:t>End of Assessment</w:t>
      </w:r>
    </w:p>
    <w:sectPr w:rsidR="00BA792A" w:rsidRPr="00BA792A" w:rsidSect="00836649">
      <w:headerReference w:type="default" r:id="rId40"/>
      <w:footerReference w:type="default" r:id="rId41"/>
      <w:headerReference w:type="first" r:id="rId42"/>
      <w:footerReference w:type="first" r:id="rId43"/>
      <w:type w:val="continuous"/>
      <w:pgSz w:w="11906" w:h="16838"/>
      <w:pgMar w:top="851" w:right="851" w:bottom="851" w:left="851" w:header="56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65D3C" w14:textId="77777777" w:rsidR="00224B34" w:rsidRDefault="00224B34" w:rsidP="007026C1">
      <w:r>
        <w:separator/>
      </w:r>
    </w:p>
  </w:endnote>
  <w:endnote w:type="continuationSeparator" w:id="0">
    <w:p w14:paraId="48D63987" w14:textId="77777777" w:rsidR="00224B34" w:rsidRDefault="00224B34" w:rsidP="007026C1">
      <w:r>
        <w:continuationSeparator/>
      </w:r>
    </w:p>
  </w:endnote>
  <w:endnote w:type="continuationNotice" w:id="1">
    <w:p w14:paraId="3F1F2D04" w14:textId="77777777" w:rsidR="00224B34" w:rsidRDefault="00224B3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4D"/>
    <w:family w:val="auto"/>
    <w:pitch w:val="variable"/>
    <w:sig w:usb0="A00002FF" w:usb1="7800205A" w:usb2="14600000" w:usb3="00000000" w:csb0="00000193"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C5F58" w14:textId="122B7DEE" w:rsidR="00C52D4F" w:rsidRPr="00C52D4F" w:rsidRDefault="00870418" w:rsidP="00C52D4F">
    <w:pPr>
      <w:pStyle w:val="Footer"/>
      <w:tabs>
        <w:tab w:val="clear" w:pos="4513"/>
        <w:tab w:val="clear" w:pos="9026"/>
        <w:tab w:val="right" w:pos="10206"/>
      </w:tabs>
      <w:spacing w:before="0" w:after="0" w:line="240" w:lineRule="auto"/>
      <w:rPr>
        <w:rFonts w:asciiTheme="minorHAnsi" w:hAnsiTheme="minorHAnsi" w:cstheme="minorHAnsi"/>
        <w:sz w:val="18"/>
        <w:szCs w:val="18"/>
      </w:rPr>
    </w:pPr>
    <w:r w:rsidRPr="00C52D4F">
      <w:rPr>
        <w:rFonts w:asciiTheme="minorHAnsi" w:hAnsiTheme="minorHAnsi" w:cstheme="minorHAnsi"/>
        <w:sz w:val="18"/>
        <w:szCs w:val="18"/>
      </w:rPr>
      <w:t xml:space="preserve">123 TMP C </w:t>
    </w:r>
    <w:r w:rsidR="00190C4C" w:rsidRPr="00C52D4F">
      <w:rPr>
        <w:rFonts w:asciiTheme="minorHAnsi" w:hAnsiTheme="minorHAnsi" w:cstheme="minorHAnsi"/>
        <w:sz w:val="18"/>
        <w:szCs w:val="18"/>
      </w:rPr>
      <w:t>v1</w:t>
    </w:r>
    <w:r w:rsidR="00190C4C">
      <w:rPr>
        <w:rFonts w:asciiTheme="minorHAnsi" w:hAnsiTheme="minorHAnsi" w:cstheme="minorHAnsi"/>
        <w:sz w:val="18"/>
        <w:szCs w:val="18"/>
      </w:rPr>
      <w:t>.4</w:t>
    </w:r>
    <w:r w:rsidR="00190C4C" w:rsidRPr="00C52D4F">
      <w:rPr>
        <w:rFonts w:asciiTheme="minorHAnsi" w:hAnsiTheme="minorHAnsi" w:cstheme="minorHAnsi"/>
        <w:sz w:val="18"/>
        <w:szCs w:val="18"/>
      </w:rPr>
      <w:t xml:space="preserve"> (</w:t>
    </w:r>
    <w:r w:rsidR="00190C4C">
      <w:rPr>
        <w:rFonts w:asciiTheme="minorHAnsi" w:hAnsiTheme="minorHAnsi" w:cstheme="minorHAnsi"/>
        <w:sz w:val="18"/>
        <w:szCs w:val="18"/>
      </w:rPr>
      <w:t>23/08/2022</w:t>
    </w:r>
    <w:r w:rsidR="00190C4C" w:rsidRPr="00C52D4F">
      <w:rPr>
        <w:rFonts w:asciiTheme="minorHAnsi" w:hAnsiTheme="minorHAnsi" w:cstheme="minorHAnsi"/>
        <w:sz w:val="18"/>
        <w:szCs w:val="18"/>
      </w:rPr>
      <w:t>)</w:t>
    </w:r>
  </w:p>
  <w:p w14:paraId="1FF89BC6" w14:textId="74390F63" w:rsidR="00D46E00" w:rsidRPr="00C52D4F" w:rsidRDefault="00C52D4F" w:rsidP="00C52D4F">
    <w:pPr>
      <w:pStyle w:val="Footer"/>
      <w:tabs>
        <w:tab w:val="clear" w:pos="4513"/>
        <w:tab w:val="clear" w:pos="9026"/>
        <w:tab w:val="right" w:pos="10206"/>
      </w:tabs>
      <w:spacing w:before="0" w:after="0" w:line="240" w:lineRule="auto"/>
      <w:rPr>
        <w:rFonts w:asciiTheme="minorHAnsi" w:hAnsiTheme="minorHAnsi" w:cstheme="minorHAnsi"/>
        <w:sz w:val="18"/>
        <w:szCs w:val="18"/>
      </w:rPr>
    </w:pPr>
    <w:r w:rsidRPr="00C52D4F">
      <w:rPr>
        <w:rFonts w:asciiTheme="minorHAnsi" w:hAnsiTheme="minorHAnsi" w:cstheme="minorHAnsi"/>
        <w:sz w:val="18"/>
        <w:szCs w:val="18"/>
      </w:rPr>
      <w:t>© TAFE Queensland. Uncontrolled copy if printed. Refer to TAFE Queensland intranet for current version of document.</w:t>
    </w:r>
    <w:r w:rsidR="00870418" w:rsidRPr="00C52D4F">
      <w:rPr>
        <w:rFonts w:asciiTheme="minorHAnsi" w:hAnsiTheme="minorHAnsi" w:cstheme="minorHAnsi"/>
        <w:sz w:val="18"/>
        <w:szCs w:val="18"/>
      </w:rPr>
      <w:tab/>
    </w:r>
    <w:r w:rsidR="00870418" w:rsidRPr="00C52D4F">
      <w:rPr>
        <w:rFonts w:asciiTheme="minorHAnsi" w:hAnsiTheme="minorHAnsi" w:cstheme="minorHAnsi"/>
        <w:sz w:val="18"/>
        <w:szCs w:val="18"/>
      </w:rPr>
      <w:fldChar w:fldCharType="begin"/>
    </w:r>
    <w:r w:rsidR="00870418" w:rsidRPr="00C52D4F">
      <w:rPr>
        <w:rFonts w:asciiTheme="minorHAnsi" w:hAnsiTheme="minorHAnsi" w:cstheme="minorHAnsi"/>
        <w:sz w:val="18"/>
        <w:szCs w:val="18"/>
      </w:rPr>
      <w:instrText xml:space="preserve"> PAGE  \* Arabic  \* MERGEFORMAT </w:instrText>
    </w:r>
    <w:r w:rsidR="00870418" w:rsidRPr="00C52D4F">
      <w:rPr>
        <w:rFonts w:asciiTheme="minorHAnsi" w:hAnsiTheme="minorHAnsi" w:cstheme="minorHAnsi"/>
        <w:sz w:val="18"/>
        <w:szCs w:val="18"/>
      </w:rPr>
      <w:fldChar w:fldCharType="separate"/>
    </w:r>
    <w:r w:rsidR="00190C4C">
      <w:rPr>
        <w:rFonts w:asciiTheme="minorHAnsi" w:hAnsiTheme="minorHAnsi" w:cstheme="minorHAnsi"/>
        <w:noProof/>
        <w:sz w:val="18"/>
        <w:szCs w:val="18"/>
      </w:rPr>
      <w:t>4</w:t>
    </w:r>
    <w:r w:rsidR="00870418" w:rsidRPr="00C52D4F">
      <w:rPr>
        <w:rFonts w:asciiTheme="minorHAnsi" w:hAnsiTheme="minorHAnsi" w:cstheme="minorHAnsi"/>
        <w:sz w:val="18"/>
        <w:szCs w:val="18"/>
      </w:rPr>
      <w:fldChar w:fldCharType="end"/>
    </w:r>
    <w:r w:rsidR="00870418" w:rsidRPr="00C52D4F">
      <w:rPr>
        <w:rFonts w:asciiTheme="minorHAnsi" w:hAnsiTheme="minorHAnsi" w:cstheme="minorHAnsi"/>
        <w:sz w:val="18"/>
        <w:szCs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E732D" w14:textId="5912903A" w:rsidR="00C52D4F" w:rsidRPr="00C52D4F" w:rsidRDefault="007B2357" w:rsidP="00C52D4F">
    <w:pPr>
      <w:pStyle w:val="Footer"/>
      <w:tabs>
        <w:tab w:val="clear" w:pos="4513"/>
        <w:tab w:val="clear" w:pos="9026"/>
        <w:tab w:val="right" w:pos="10206"/>
      </w:tabs>
      <w:spacing w:before="0" w:after="0" w:line="240" w:lineRule="auto"/>
      <w:rPr>
        <w:rFonts w:asciiTheme="minorHAnsi" w:hAnsiTheme="minorHAnsi" w:cstheme="minorHAnsi"/>
        <w:sz w:val="18"/>
        <w:szCs w:val="18"/>
      </w:rPr>
    </w:pPr>
    <w:r w:rsidRPr="00C52D4F">
      <w:rPr>
        <w:rFonts w:asciiTheme="minorHAnsi" w:hAnsiTheme="minorHAnsi" w:cstheme="minorHAnsi"/>
        <w:sz w:val="18"/>
        <w:szCs w:val="18"/>
      </w:rPr>
      <w:t>123 TMP C</w:t>
    </w:r>
    <w:r w:rsidR="00EE094B" w:rsidRPr="00C52D4F">
      <w:rPr>
        <w:rFonts w:asciiTheme="minorHAnsi" w:hAnsiTheme="minorHAnsi" w:cstheme="minorHAnsi"/>
        <w:sz w:val="18"/>
        <w:szCs w:val="18"/>
      </w:rPr>
      <w:t xml:space="preserve"> </w:t>
    </w:r>
    <w:r w:rsidRPr="00C52D4F">
      <w:rPr>
        <w:rFonts w:asciiTheme="minorHAnsi" w:hAnsiTheme="minorHAnsi" w:cstheme="minorHAnsi"/>
        <w:sz w:val="18"/>
        <w:szCs w:val="18"/>
      </w:rPr>
      <w:t>v</w:t>
    </w:r>
    <w:r w:rsidR="00282EF2" w:rsidRPr="00C52D4F">
      <w:rPr>
        <w:rFonts w:asciiTheme="minorHAnsi" w:hAnsiTheme="minorHAnsi" w:cstheme="minorHAnsi"/>
        <w:sz w:val="18"/>
        <w:szCs w:val="18"/>
      </w:rPr>
      <w:t>1</w:t>
    </w:r>
    <w:r w:rsidR="00190C4C">
      <w:rPr>
        <w:rFonts w:asciiTheme="minorHAnsi" w:hAnsiTheme="minorHAnsi" w:cstheme="minorHAnsi"/>
        <w:sz w:val="18"/>
        <w:szCs w:val="18"/>
      </w:rPr>
      <w:t>.4</w:t>
    </w:r>
    <w:r w:rsidR="00940977" w:rsidRPr="00C52D4F">
      <w:rPr>
        <w:rFonts w:asciiTheme="minorHAnsi" w:hAnsiTheme="minorHAnsi" w:cstheme="minorHAnsi"/>
        <w:sz w:val="18"/>
        <w:szCs w:val="18"/>
      </w:rPr>
      <w:t xml:space="preserve"> (</w:t>
    </w:r>
    <w:r w:rsidR="00190C4C">
      <w:rPr>
        <w:rFonts w:asciiTheme="minorHAnsi" w:hAnsiTheme="minorHAnsi" w:cstheme="minorHAnsi"/>
        <w:sz w:val="18"/>
        <w:szCs w:val="18"/>
      </w:rPr>
      <w:t>23/08/2022</w:t>
    </w:r>
    <w:r w:rsidR="00940977" w:rsidRPr="00C52D4F">
      <w:rPr>
        <w:rFonts w:asciiTheme="minorHAnsi" w:hAnsiTheme="minorHAnsi" w:cstheme="minorHAnsi"/>
        <w:sz w:val="18"/>
        <w:szCs w:val="18"/>
      </w:rPr>
      <w:t>)</w:t>
    </w:r>
  </w:p>
  <w:p w14:paraId="044DBAEF" w14:textId="3AA850ED" w:rsidR="00D46E00" w:rsidRPr="00C52D4F" w:rsidRDefault="00C52D4F" w:rsidP="00C52D4F">
    <w:pPr>
      <w:pStyle w:val="Footer"/>
      <w:tabs>
        <w:tab w:val="clear" w:pos="4513"/>
        <w:tab w:val="clear" w:pos="9026"/>
        <w:tab w:val="right" w:pos="10206"/>
      </w:tabs>
      <w:spacing w:before="0" w:after="0" w:line="240" w:lineRule="auto"/>
      <w:rPr>
        <w:rFonts w:asciiTheme="minorHAnsi" w:hAnsiTheme="minorHAnsi" w:cstheme="minorHAnsi"/>
        <w:sz w:val="18"/>
        <w:szCs w:val="18"/>
      </w:rPr>
    </w:pPr>
    <w:r w:rsidRPr="00C52D4F">
      <w:rPr>
        <w:rFonts w:asciiTheme="minorHAnsi" w:hAnsiTheme="minorHAnsi" w:cstheme="minorHAnsi"/>
        <w:sz w:val="18"/>
        <w:szCs w:val="18"/>
      </w:rPr>
      <w:t>© TAFE Queensland. Uncontrolled copy if printed. Refer to TAFE Queensland intranet for current version of document.</w:t>
    </w:r>
    <w:r w:rsidR="007B2357" w:rsidRPr="00C52D4F">
      <w:rPr>
        <w:rFonts w:asciiTheme="minorHAnsi" w:hAnsiTheme="minorHAnsi" w:cstheme="minorHAnsi"/>
        <w:sz w:val="18"/>
        <w:szCs w:val="18"/>
      </w:rPr>
      <w:tab/>
    </w:r>
    <w:r w:rsidR="00282EF2" w:rsidRPr="00C52D4F">
      <w:rPr>
        <w:rFonts w:asciiTheme="minorHAnsi" w:hAnsiTheme="minorHAnsi" w:cstheme="minorHAnsi"/>
        <w:sz w:val="18"/>
        <w:szCs w:val="18"/>
      </w:rPr>
      <w:fldChar w:fldCharType="begin"/>
    </w:r>
    <w:r w:rsidR="00282EF2" w:rsidRPr="00C52D4F">
      <w:rPr>
        <w:rFonts w:asciiTheme="minorHAnsi" w:hAnsiTheme="minorHAnsi" w:cstheme="minorHAnsi"/>
        <w:sz w:val="18"/>
        <w:szCs w:val="18"/>
      </w:rPr>
      <w:instrText xml:space="preserve"> PAGE  \* Arabic  \* MERGEFORMAT </w:instrText>
    </w:r>
    <w:r w:rsidR="00282EF2" w:rsidRPr="00C52D4F">
      <w:rPr>
        <w:rFonts w:asciiTheme="minorHAnsi" w:hAnsiTheme="minorHAnsi" w:cstheme="minorHAnsi"/>
        <w:sz w:val="18"/>
        <w:szCs w:val="18"/>
      </w:rPr>
      <w:fldChar w:fldCharType="separate"/>
    </w:r>
    <w:r w:rsidR="00190C4C">
      <w:rPr>
        <w:rFonts w:asciiTheme="minorHAnsi" w:hAnsiTheme="minorHAnsi" w:cstheme="minorHAnsi"/>
        <w:noProof/>
        <w:sz w:val="18"/>
        <w:szCs w:val="18"/>
      </w:rPr>
      <w:t>1</w:t>
    </w:r>
    <w:r w:rsidR="00282EF2" w:rsidRPr="00C52D4F">
      <w:rPr>
        <w:rFonts w:asciiTheme="minorHAnsi" w:hAnsiTheme="minorHAnsi" w:cstheme="minorHAnsi"/>
        <w:sz w:val="18"/>
        <w:szCs w:val="18"/>
      </w:rPr>
      <w:fldChar w:fldCharType="end"/>
    </w:r>
    <w:r w:rsidR="00282EF2" w:rsidRPr="00C52D4F">
      <w:rPr>
        <w:rFonts w:asciiTheme="minorHAnsi" w:hAnsiTheme="minorHAnsi" w:cstheme="minorHAnsi"/>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FF590" w14:textId="77777777" w:rsidR="00224B34" w:rsidRDefault="00224B34" w:rsidP="007026C1">
      <w:r>
        <w:separator/>
      </w:r>
    </w:p>
  </w:footnote>
  <w:footnote w:type="continuationSeparator" w:id="0">
    <w:p w14:paraId="0A3E7E65" w14:textId="77777777" w:rsidR="00224B34" w:rsidRDefault="00224B34" w:rsidP="007026C1">
      <w:r>
        <w:continuationSeparator/>
      </w:r>
    </w:p>
  </w:footnote>
  <w:footnote w:type="continuationNotice" w:id="1">
    <w:p w14:paraId="47A31CEE" w14:textId="77777777" w:rsidR="00224B34" w:rsidRDefault="00224B3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6DEFA" w14:textId="7EA4D5FD" w:rsidR="007B2357" w:rsidRPr="0087075B" w:rsidRDefault="0087075B" w:rsidP="0087075B">
    <w:pPr>
      <w:pStyle w:val="Header"/>
    </w:pPr>
    <w:r w:rsidRPr="0087075B">
      <w:rPr>
        <w:rFonts w:eastAsia="Times New Roman" w:cs="Arial"/>
        <w:bCs/>
        <w:color w:val="1F497D"/>
        <w:kern w:val="32"/>
        <w:szCs w:val="28"/>
        <w:lang w:eastAsia="en-AU" w:bidi="ar-SA"/>
      </w:rPr>
      <w:t>ICTDBS506_AT2_PE_TQM_v2</w:t>
    </w:r>
    <w:r>
      <w:rPr>
        <w:rFonts w:eastAsia="Times New Roman" w:cs="Arial"/>
        <w:bCs/>
        <w:color w:val="1F497D"/>
        <w:kern w:val="32"/>
        <w:szCs w:val="28"/>
        <w:lang w:eastAsia="en-AU" w:bidi="ar-SA"/>
      </w:rPr>
      <w:t>.docx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Look w:val="04A0" w:firstRow="1" w:lastRow="0" w:firstColumn="1" w:lastColumn="0" w:noHBand="0" w:noVBand="1"/>
    </w:tblPr>
    <w:tblGrid>
      <w:gridCol w:w="7857"/>
      <w:gridCol w:w="2347"/>
    </w:tblGrid>
    <w:tr w:rsidR="00836649" w:rsidRPr="00CE01CA" w14:paraId="3A5A544D" w14:textId="77777777" w:rsidTr="00BA792A">
      <w:trPr>
        <w:trHeight w:val="137"/>
        <w:jc w:val="center"/>
      </w:trPr>
      <w:tc>
        <w:tcPr>
          <w:tcW w:w="5000" w:type="pct"/>
          <w:gridSpan w:val="2"/>
          <w:shd w:val="clear" w:color="auto" w:fill="C4262E"/>
          <w:vAlign w:val="bottom"/>
        </w:tcPr>
        <w:p w14:paraId="35F95C65" w14:textId="77777777" w:rsidR="00836649" w:rsidRPr="00CE01CA" w:rsidRDefault="00836649" w:rsidP="002C134A">
          <w:pPr>
            <w:pStyle w:val="redbanner"/>
          </w:pPr>
        </w:p>
      </w:tc>
    </w:tr>
    <w:tr w:rsidR="00836649" w:rsidRPr="007026C1" w14:paraId="3B8F381A" w14:textId="77777777" w:rsidTr="00BA792A">
      <w:trPr>
        <w:jc w:val="center"/>
      </w:trPr>
      <w:tc>
        <w:tcPr>
          <w:tcW w:w="3850" w:type="pct"/>
          <w:shd w:val="clear" w:color="auto" w:fill="auto"/>
          <w:vAlign w:val="center"/>
        </w:tcPr>
        <w:p w14:paraId="1C3EBF0E" w14:textId="5E646B5A" w:rsidR="00836649" w:rsidRDefault="00836649" w:rsidP="00825E6C">
          <w:pPr>
            <w:keepNext/>
            <w:widowControl/>
            <w:suppressAutoHyphens w:val="0"/>
            <w:outlineLvl w:val="0"/>
            <w:rPr>
              <w:rFonts w:eastAsia="Times New Roman" w:cs="Arial"/>
              <w:b/>
              <w:bCs/>
              <w:color w:val="000000"/>
              <w:kern w:val="32"/>
              <w:sz w:val="50"/>
              <w:szCs w:val="32"/>
              <w:lang w:eastAsia="en-AU" w:bidi="ar-SA"/>
            </w:rPr>
          </w:pPr>
          <w:r w:rsidRPr="007026C1">
            <w:rPr>
              <w:rFonts w:eastAsia="Times New Roman" w:cs="Arial"/>
              <w:b/>
              <w:bCs/>
              <w:color w:val="000000"/>
              <w:kern w:val="32"/>
              <w:sz w:val="50"/>
              <w:szCs w:val="32"/>
              <w:lang w:eastAsia="en-AU" w:bidi="ar-SA"/>
            </w:rPr>
            <w:t xml:space="preserve">Assessment Task </w:t>
          </w:r>
          <w:r w:rsidR="00825E6C">
            <w:rPr>
              <w:rFonts w:eastAsia="Times New Roman" w:cs="Arial"/>
              <w:b/>
              <w:bCs/>
              <w:color w:val="000000"/>
              <w:kern w:val="32"/>
              <w:sz w:val="50"/>
              <w:szCs w:val="32"/>
              <w:lang w:eastAsia="en-AU" w:bidi="ar-SA"/>
            </w:rPr>
            <w:br/>
          </w:r>
          <w:r>
            <w:rPr>
              <w:rFonts w:eastAsia="Times New Roman" w:cs="Arial"/>
              <w:b/>
              <w:bCs/>
              <w:color w:val="000000"/>
              <w:kern w:val="32"/>
              <w:sz w:val="50"/>
              <w:szCs w:val="32"/>
              <w:lang w:eastAsia="en-AU" w:bidi="ar-SA"/>
            </w:rPr>
            <w:t>Portfolio of Evidence</w:t>
          </w:r>
        </w:p>
        <w:p w14:paraId="3D31592D" w14:textId="409A19BB" w:rsidR="007B2357" w:rsidRPr="0074311F" w:rsidRDefault="0087075B" w:rsidP="00825E6C">
          <w:pPr>
            <w:keepNext/>
            <w:widowControl/>
            <w:suppressAutoHyphens w:val="0"/>
            <w:outlineLvl w:val="0"/>
          </w:pPr>
          <w:r w:rsidRPr="0087075B">
            <w:rPr>
              <w:rFonts w:eastAsia="Times New Roman" w:cs="Arial"/>
              <w:bCs/>
              <w:color w:val="1F497D"/>
              <w:kern w:val="32"/>
              <w:sz w:val="20"/>
              <w:szCs w:val="28"/>
              <w:lang w:eastAsia="en-AU" w:bidi="ar-SA"/>
            </w:rPr>
            <w:t>ICTDBS506_AT2_PE_TQM_v2</w:t>
          </w:r>
          <w:r>
            <w:rPr>
              <w:rFonts w:eastAsia="Times New Roman" w:cs="Arial"/>
              <w:bCs/>
              <w:color w:val="1F497D"/>
              <w:kern w:val="32"/>
              <w:sz w:val="20"/>
              <w:szCs w:val="28"/>
              <w:lang w:eastAsia="en-AU" w:bidi="ar-SA"/>
            </w:rPr>
            <w:t>.docx</w:t>
          </w:r>
        </w:p>
      </w:tc>
      <w:tc>
        <w:tcPr>
          <w:tcW w:w="1150" w:type="pct"/>
          <w:shd w:val="clear" w:color="auto" w:fill="auto"/>
          <w:vAlign w:val="center"/>
        </w:tcPr>
        <w:p w14:paraId="2936EF83" w14:textId="77777777" w:rsidR="00836649" w:rsidRPr="007026C1" w:rsidRDefault="00836649" w:rsidP="002C134A">
          <w:pPr>
            <w:widowControl/>
            <w:suppressAutoHyphens w:val="0"/>
            <w:jc w:val="center"/>
            <w:rPr>
              <w:rFonts w:eastAsia="Times New Roman" w:cs="Times New Roman"/>
              <w:color w:val="595959"/>
              <w:kern w:val="0"/>
              <w:sz w:val="20"/>
              <w:lang w:eastAsia="en-AU" w:bidi="ar-SA"/>
            </w:rPr>
          </w:pPr>
          <w:r>
            <w:rPr>
              <w:noProof/>
              <w:lang w:eastAsia="en-AU" w:bidi="ar-SA"/>
            </w:rPr>
            <w:drawing>
              <wp:inline distT="0" distB="0" distL="0" distR="0" wp14:anchorId="0666F2EF" wp14:editId="36825DF7">
                <wp:extent cx="1078230" cy="1078230"/>
                <wp:effectExtent l="0" t="0" r="7620" b="7620"/>
                <wp:docPr id="3" name="Picture 3" descr="TAFE QLD 2014_master_RGB"/>
                <wp:cNvGraphicFramePr/>
                <a:graphic xmlns:a="http://schemas.openxmlformats.org/drawingml/2006/main">
                  <a:graphicData uri="http://schemas.openxmlformats.org/drawingml/2006/picture">
                    <pic:pic xmlns:pic="http://schemas.openxmlformats.org/drawingml/2006/picture">
                      <pic:nvPicPr>
                        <pic:cNvPr id="1" name="Picture 1" descr="TAFE QLD 2014_master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tc>
    </w:tr>
    <w:tr w:rsidR="00836649" w:rsidRPr="007026C1" w14:paraId="325B13D3" w14:textId="77777777" w:rsidTr="00BA792A">
      <w:trPr>
        <w:trHeight w:val="137"/>
        <w:jc w:val="center"/>
      </w:trPr>
      <w:tc>
        <w:tcPr>
          <w:tcW w:w="5000" w:type="pct"/>
          <w:gridSpan w:val="2"/>
          <w:shd w:val="clear" w:color="auto" w:fill="C4262E"/>
          <w:vAlign w:val="bottom"/>
        </w:tcPr>
        <w:p w14:paraId="00680A2D" w14:textId="77777777" w:rsidR="00836649" w:rsidRPr="007026C1" w:rsidRDefault="00836649" w:rsidP="002C134A">
          <w:pPr>
            <w:pStyle w:val="redbanner"/>
            <w:jc w:val="left"/>
          </w:pPr>
        </w:p>
      </w:tc>
    </w:tr>
  </w:tbl>
  <w:p w14:paraId="6B145753" w14:textId="77777777" w:rsidR="00836649" w:rsidRPr="00BA792A" w:rsidRDefault="00836649" w:rsidP="00BA792A">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FA236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9ABB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4C8F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DB020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D0664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928FF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D09A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B526E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6CBD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976EA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DE0784"/>
    <w:multiLevelType w:val="hybridMultilevel"/>
    <w:tmpl w:val="0DD610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7FB5A13"/>
    <w:multiLevelType w:val="hybridMultilevel"/>
    <w:tmpl w:val="201C55F4"/>
    <w:lvl w:ilvl="0" w:tplc="F1389B8C">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A8C1A0B"/>
    <w:multiLevelType w:val="hybridMultilevel"/>
    <w:tmpl w:val="9F02B0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D173368"/>
    <w:multiLevelType w:val="multilevel"/>
    <w:tmpl w:val="D9E4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059E5"/>
    <w:multiLevelType w:val="multilevel"/>
    <w:tmpl w:val="D89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12605"/>
    <w:multiLevelType w:val="hybridMultilevel"/>
    <w:tmpl w:val="19427C52"/>
    <w:lvl w:ilvl="0" w:tplc="CBEEF65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E3D184F"/>
    <w:multiLevelType w:val="hybridMultilevel"/>
    <w:tmpl w:val="361E90E0"/>
    <w:lvl w:ilvl="0" w:tplc="5B2C4346">
      <w:start w:val="1"/>
      <w:numFmt w:val="bullet"/>
      <w:pStyle w:val="Table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0C523BD"/>
    <w:multiLevelType w:val="hybridMultilevel"/>
    <w:tmpl w:val="E8CA29CE"/>
    <w:lvl w:ilvl="0" w:tplc="4D786DB2">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CA49D0"/>
    <w:multiLevelType w:val="hybridMultilevel"/>
    <w:tmpl w:val="C408053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50995657"/>
    <w:multiLevelType w:val="hybridMultilevel"/>
    <w:tmpl w:val="44305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51C9476F"/>
    <w:multiLevelType w:val="multilevel"/>
    <w:tmpl w:val="4464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32A25"/>
    <w:multiLevelType w:val="hybridMultilevel"/>
    <w:tmpl w:val="A11071C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15:restartNumberingAfterBreak="0">
    <w:nsid w:val="5B7B5040"/>
    <w:multiLevelType w:val="hybridMultilevel"/>
    <w:tmpl w:val="FBAC7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1460538"/>
    <w:multiLevelType w:val="multilevel"/>
    <w:tmpl w:val="CDFC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3022E2"/>
    <w:multiLevelType w:val="hybridMultilevel"/>
    <w:tmpl w:val="BD144A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6D653E"/>
    <w:multiLevelType w:val="hybridMultilevel"/>
    <w:tmpl w:val="59326080"/>
    <w:lvl w:ilvl="0" w:tplc="A5287C98">
      <w:start w:val="13"/>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8B3426D"/>
    <w:multiLevelType w:val="hybridMultilevel"/>
    <w:tmpl w:val="8B6ACD9C"/>
    <w:lvl w:ilvl="0" w:tplc="51DCD820">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92B32EE"/>
    <w:multiLevelType w:val="multilevel"/>
    <w:tmpl w:val="0F4A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920CEC"/>
    <w:multiLevelType w:val="hybridMultilevel"/>
    <w:tmpl w:val="E0D87C5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7F5359E7"/>
    <w:multiLevelType w:val="hybridMultilevel"/>
    <w:tmpl w:val="82EE6D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7F5C5126"/>
    <w:multiLevelType w:val="hybridMultilevel"/>
    <w:tmpl w:val="37F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8171682">
    <w:abstractNumId w:val="18"/>
  </w:num>
  <w:num w:numId="2" w16cid:durableId="2141611104">
    <w:abstractNumId w:val="33"/>
  </w:num>
  <w:num w:numId="3" w16cid:durableId="1481191183">
    <w:abstractNumId w:val="32"/>
  </w:num>
  <w:num w:numId="4" w16cid:durableId="2124760945">
    <w:abstractNumId w:val="28"/>
  </w:num>
  <w:num w:numId="5" w16cid:durableId="1588732049">
    <w:abstractNumId w:val="12"/>
  </w:num>
  <w:num w:numId="6" w16cid:durableId="1775517932">
    <w:abstractNumId w:val="11"/>
  </w:num>
  <w:num w:numId="7" w16cid:durableId="1282415490">
    <w:abstractNumId w:val="29"/>
  </w:num>
  <w:num w:numId="8" w16cid:durableId="1753549239">
    <w:abstractNumId w:val="19"/>
  </w:num>
  <w:num w:numId="9" w16cid:durableId="454176020">
    <w:abstractNumId w:val="17"/>
  </w:num>
  <w:num w:numId="10" w16cid:durableId="1237322165">
    <w:abstractNumId w:val="9"/>
  </w:num>
  <w:num w:numId="11" w16cid:durableId="201288705">
    <w:abstractNumId w:val="7"/>
  </w:num>
  <w:num w:numId="12" w16cid:durableId="1840191991">
    <w:abstractNumId w:val="6"/>
  </w:num>
  <w:num w:numId="13" w16cid:durableId="1983578781">
    <w:abstractNumId w:val="5"/>
  </w:num>
  <w:num w:numId="14" w16cid:durableId="600836847">
    <w:abstractNumId w:val="4"/>
  </w:num>
  <w:num w:numId="15" w16cid:durableId="1258978385">
    <w:abstractNumId w:val="8"/>
  </w:num>
  <w:num w:numId="16" w16cid:durableId="1715543833">
    <w:abstractNumId w:val="3"/>
  </w:num>
  <w:num w:numId="17" w16cid:durableId="203325316">
    <w:abstractNumId w:val="2"/>
  </w:num>
  <w:num w:numId="18" w16cid:durableId="728386725">
    <w:abstractNumId w:val="1"/>
  </w:num>
  <w:num w:numId="19" w16cid:durableId="1699549433">
    <w:abstractNumId w:val="0"/>
  </w:num>
  <w:num w:numId="20" w16cid:durableId="760688152">
    <w:abstractNumId w:val="10"/>
  </w:num>
  <w:num w:numId="21" w16cid:durableId="1562711728">
    <w:abstractNumId w:val="25"/>
  </w:num>
  <w:num w:numId="22" w16cid:durableId="560479441">
    <w:abstractNumId w:val="27"/>
  </w:num>
  <w:num w:numId="23" w16cid:durableId="667559931">
    <w:abstractNumId w:val="13"/>
  </w:num>
  <w:num w:numId="24" w16cid:durableId="26226643">
    <w:abstractNumId w:val="20"/>
  </w:num>
  <w:num w:numId="25" w16cid:durableId="2100716142">
    <w:abstractNumId w:val="16"/>
  </w:num>
  <w:num w:numId="26" w16cid:durableId="147456438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600744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91028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42121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35094129">
    <w:abstractNumId w:val="23"/>
  </w:num>
  <w:num w:numId="31" w16cid:durableId="426462712">
    <w:abstractNumId w:val="30"/>
  </w:num>
  <w:num w:numId="32" w16cid:durableId="794057888">
    <w:abstractNumId w:val="26"/>
  </w:num>
  <w:num w:numId="33" w16cid:durableId="1448306168">
    <w:abstractNumId w:val="15"/>
  </w:num>
  <w:num w:numId="34" w16cid:durableId="13794758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6C1"/>
    <w:rsid w:val="00002FD9"/>
    <w:rsid w:val="0000499E"/>
    <w:rsid w:val="00006ED7"/>
    <w:rsid w:val="000072B2"/>
    <w:rsid w:val="00010BC2"/>
    <w:rsid w:val="00012633"/>
    <w:rsid w:val="000161FF"/>
    <w:rsid w:val="00017F07"/>
    <w:rsid w:val="00021431"/>
    <w:rsid w:val="00023FA5"/>
    <w:rsid w:val="00024573"/>
    <w:rsid w:val="00026819"/>
    <w:rsid w:val="00030BCD"/>
    <w:rsid w:val="00033B3A"/>
    <w:rsid w:val="00034EF0"/>
    <w:rsid w:val="00035635"/>
    <w:rsid w:val="00035D10"/>
    <w:rsid w:val="000364D0"/>
    <w:rsid w:val="0003682C"/>
    <w:rsid w:val="00037889"/>
    <w:rsid w:val="00037CF6"/>
    <w:rsid w:val="000427E6"/>
    <w:rsid w:val="00043E32"/>
    <w:rsid w:val="00044B27"/>
    <w:rsid w:val="00045214"/>
    <w:rsid w:val="0004630C"/>
    <w:rsid w:val="00046952"/>
    <w:rsid w:val="000528D6"/>
    <w:rsid w:val="00053928"/>
    <w:rsid w:val="00054697"/>
    <w:rsid w:val="00061A0B"/>
    <w:rsid w:val="00064B9E"/>
    <w:rsid w:val="00065D9D"/>
    <w:rsid w:val="0006776F"/>
    <w:rsid w:val="00067949"/>
    <w:rsid w:val="00074C76"/>
    <w:rsid w:val="00075F88"/>
    <w:rsid w:val="0007670F"/>
    <w:rsid w:val="00077D93"/>
    <w:rsid w:val="00082904"/>
    <w:rsid w:val="00083A34"/>
    <w:rsid w:val="00084064"/>
    <w:rsid w:val="0008447C"/>
    <w:rsid w:val="00086015"/>
    <w:rsid w:val="00086BD7"/>
    <w:rsid w:val="000871E8"/>
    <w:rsid w:val="000913D2"/>
    <w:rsid w:val="00091C9D"/>
    <w:rsid w:val="000926BD"/>
    <w:rsid w:val="0009339B"/>
    <w:rsid w:val="000933BA"/>
    <w:rsid w:val="00093EA0"/>
    <w:rsid w:val="000964DF"/>
    <w:rsid w:val="000A46B6"/>
    <w:rsid w:val="000A6482"/>
    <w:rsid w:val="000A6D06"/>
    <w:rsid w:val="000A70C7"/>
    <w:rsid w:val="000B43B3"/>
    <w:rsid w:val="000B4D9D"/>
    <w:rsid w:val="000B570A"/>
    <w:rsid w:val="000B5F59"/>
    <w:rsid w:val="000C2F48"/>
    <w:rsid w:val="000C534F"/>
    <w:rsid w:val="000C688B"/>
    <w:rsid w:val="000C7721"/>
    <w:rsid w:val="000D04F4"/>
    <w:rsid w:val="000D3577"/>
    <w:rsid w:val="000D3A87"/>
    <w:rsid w:val="000D3BB3"/>
    <w:rsid w:val="000D6DFE"/>
    <w:rsid w:val="000D7A63"/>
    <w:rsid w:val="000E0A33"/>
    <w:rsid w:val="000E24E9"/>
    <w:rsid w:val="000E2AAA"/>
    <w:rsid w:val="000E3151"/>
    <w:rsid w:val="000E455D"/>
    <w:rsid w:val="000F18E2"/>
    <w:rsid w:val="00103EC7"/>
    <w:rsid w:val="00105D65"/>
    <w:rsid w:val="0011263D"/>
    <w:rsid w:val="001161E0"/>
    <w:rsid w:val="00120890"/>
    <w:rsid w:val="00124DC4"/>
    <w:rsid w:val="00124EE6"/>
    <w:rsid w:val="00127557"/>
    <w:rsid w:val="00130FDE"/>
    <w:rsid w:val="00131DD0"/>
    <w:rsid w:val="00143A9D"/>
    <w:rsid w:val="001463B0"/>
    <w:rsid w:val="00150C8E"/>
    <w:rsid w:val="001543FD"/>
    <w:rsid w:val="00154C5C"/>
    <w:rsid w:val="00155360"/>
    <w:rsid w:val="00155F11"/>
    <w:rsid w:val="001636BE"/>
    <w:rsid w:val="00164401"/>
    <w:rsid w:val="00165571"/>
    <w:rsid w:val="00166EF4"/>
    <w:rsid w:val="00171933"/>
    <w:rsid w:val="00171A2D"/>
    <w:rsid w:val="00174D1F"/>
    <w:rsid w:val="001776B7"/>
    <w:rsid w:val="00184840"/>
    <w:rsid w:val="00184C7D"/>
    <w:rsid w:val="00186026"/>
    <w:rsid w:val="001871CD"/>
    <w:rsid w:val="001879F7"/>
    <w:rsid w:val="00190C4C"/>
    <w:rsid w:val="00190D05"/>
    <w:rsid w:val="00191DD3"/>
    <w:rsid w:val="00192E34"/>
    <w:rsid w:val="00195B27"/>
    <w:rsid w:val="001A00EC"/>
    <w:rsid w:val="001A314A"/>
    <w:rsid w:val="001A4B91"/>
    <w:rsid w:val="001B2DDD"/>
    <w:rsid w:val="001C06FE"/>
    <w:rsid w:val="001C29E5"/>
    <w:rsid w:val="001C362B"/>
    <w:rsid w:val="001D19BE"/>
    <w:rsid w:val="001D1E26"/>
    <w:rsid w:val="001D62D4"/>
    <w:rsid w:val="001D6397"/>
    <w:rsid w:val="001D7B8D"/>
    <w:rsid w:val="001E1E6C"/>
    <w:rsid w:val="001E402B"/>
    <w:rsid w:val="001E57CE"/>
    <w:rsid w:val="001E6D65"/>
    <w:rsid w:val="001F085F"/>
    <w:rsid w:val="001F52EA"/>
    <w:rsid w:val="001F5840"/>
    <w:rsid w:val="00202E1F"/>
    <w:rsid w:val="00203357"/>
    <w:rsid w:val="0020429E"/>
    <w:rsid w:val="00205D4C"/>
    <w:rsid w:val="0020623E"/>
    <w:rsid w:val="002125AE"/>
    <w:rsid w:val="00212FAB"/>
    <w:rsid w:val="002138C7"/>
    <w:rsid w:val="00214469"/>
    <w:rsid w:val="00214C5F"/>
    <w:rsid w:val="002160E3"/>
    <w:rsid w:val="002203AB"/>
    <w:rsid w:val="00220669"/>
    <w:rsid w:val="00223E86"/>
    <w:rsid w:val="00224B34"/>
    <w:rsid w:val="00230B58"/>
    <w:rsid w:val="00232E4A"/>
    <w:rsid w:val="0023672D"/>
    <w:rsid w:val="00246998"/>
    <w:rsid w:val="002475FC"/>
    <w:rsid w:val="00251FF8"/>
    <w:rsid w:val="00255139"/>
    <w:rsid w:val="00255C94"/>
    <w:rsid w:val="002610F3"/>
    <w:rsid w:val="00261872"/>
    <w:rsid w:val="00261D0D"/>
    <w:rsid w:val="00262236"/>
    <w:rsid w:val="00263D24"/>
    <w:rsid w:val="0026486E"/>
    <w:rsid w:val="00272C24"/>
    <w:rsid w:val="00273BF0"/>
    <w:rsid w:val="00277C4D"/>
    <w:rsid w:val="00282EF2"/>
    <w:rsid w:val="00283A2E"/>
    <w:rsid w:val="00284ADA"/>
    <w:rsid w:val="002919EC"/>
    <w:rsid w:val="00293B72"/>
    <w:rsid w:val="002A1F07"/>
    <w:rsid w:val="002A5063"/>
    <w:rsid w:val="002A553D"/>
    <w:rsid w:val="002B0F95"/>
    <w:rsid w:val="002B1EB0"/>
    <w:rsid w:val="002B2247"/>
    <w:rsid w:val="002B2750"/>
    <w:rsid w:val="002B2FAA"/>
    <w:rsid w:val="002B67EE"/>
    <w:rsid w:val="002C27A7"/>
    <w:rsid w:val="002C2DA4"/>
    <w:rsid w:val="002C3B46"/>
    <w:rsid w:val="002C3E3B"/>
    <w:rsid w:val="002C5939"/>
    <w:rsid w:val="002C59E0"/>
    <w:rsid w:val="002D2E17"/>
    <w:rsid w:val="002D67F3"/>
    <w:rsid w:val="002D6801"/>
    <w:rsid w:val="002E239F"/>
    <w:rsid w:val="002E37C3"/>
    <w:rsid w:val="002E5BAB"/>
    <w:rsid w:val="002E64B9"/>
    <w:rsid w:val="002F1953"/>
    <w:rsid w:val="002F201E"/>
    <w:rsid w:val="0030096E"/>
    <w:rsid w:val="0030175B"/>
    <w:rsid w:val="00301E43"/>
    <w:rsid w:val="00303BF6"/>
    <w:rsid w:val="00305328"/>
    <w:rsid w:val="00305D47"/>
    <w:rsid w:val="00307665"/>
    <w:rsid w:val="003079AB"/>
    <w:rsid w:val="00310D49"/>
    <w:rsid w:val="00312E6D"/>
    <w:rsid w:val="00313AC3"/>
    <w:rsid w:val="00315162"/>
    <w:rsid w:val="003157E8"/>
    <w:rsid w:val="003171A2"/>
    <w:rsid w:val="00321105"/>
    <w:rsid w:val="00323E6A"/>
    <w:rsid w:val="00327BF9"/>
    <w:rsid w:val="003332FE"/>
    <w:rsid w:val="003371EF"/>
    <w:rsid w:val="00342029"/>
    <w:rsid w:val="003424EB"/>
    <w:rsid w:val="003438BC"/>
    <w:rsid w:val="00344D5E"/>
    <w:rsid w:val="00350672"/>
    <w:rsid w:val="00352196"/>
    <w:rsid w:val="00353523"/>
    <w:rsid w:val="00354D33"/>
    <w:rsid w:val="00361039"/>
    <w:rsid w:val="003622F4"/>
    <w:rsid w:val="003727CE"/>
    <w:rsid w:val="0037501E"/>
    <w:rsid w:val="00375324"/>
    <w:rsid w:val="003756A7"/>
    <w:rsid w:val="00377650"/>
    <w:rsid w:val="00380A42"/>
    <w:rsid w:val="003810CD"/>
    <w:rsid w:val="00382C15"/>
    <w:rsid w:val="003838D6"/>
    <w:rsid w:val="00384483"/>
    <w:rsid w:val="0038488B"/>
    <w:rsid w:val="00387770"/>
    <w:rsid w:val="00391FAC"/>
    <w:rsid w:val="0039246E"/>
    <w:rsid w:val="003929C1"/>
    <w:rsid w:val="0039472D"/>
    <w:rsid w:val="00394FA7"/>
    <w:rsid w:val="00396934"/>
    <w:rsid w:val="00396CBD"/>
    <w:rsid w:val="00397C88"/>
    <w:rsid w:val="003A1C62"/>
    <w:rsid w:val="003A33DF"/>
    <w:rsid w:val="003A3FE0"/>
    <w:rsid w:val="003A42D8"/>
    <w:rsid w:val="003A52E7"/>
    <w:rsid w:val="003A6432"/>
    <w:rsid w:val="003A716E"/>
    <w:rsid w:val="003B11FB"/>
    <w:rsid w:val="003B1945"/>
    <w:rsid w:val="003B3892"/>
    <w:rsid w:val="003B4392"/>
    <w:rsid w:val="003B499C"/>
    <w:rsid w:val="003B5774"/>
    <w:rsid w:val="003C0B56"/>
    <w:rsid w:val="003C134D"/>
    <w:rsid w:val="003C1350"/>
    <w:rsid w:val="003C4723"/>
    <w:rsid w:val="003C539B"/>
    <w:rsid w:val="003C599B"/>
    <w:rsid w:val="003C6ACA"/>
    <w:rsid w:val="003D0730"/>
    <w:rsid w:val="003D242E"/>
    <w:rsid w:val="003D3443"/>
    <w:rsid w:val="003D5277"/>
    <w:rsid w:val="003E0A66"/>
    <w:rsid w:val="003E0DDC"/>
    <w:rsid w:val="003E1F9D"/>
    <w:rsid w:val="003E2DCD"/>
    <w:rsid w:val="003E5509"/>
    <w:rsid w:val="003E685E"/>
    <w:rsid w:val="003F0A70"/>
    <w:rsid w:val="003F1C49"/>
    <w:rsid w:val="003F362A"/>
    <w:rsid w:val="003F746B"/>
    <w:rsid w:val="003F79A6"/>
    <w:rsid w:val="0040061B"/>
    <w:rsid w:val="00400FEC"/>
    <w:rsid w:val="00401155"/>
    <w:rsid w:val="00412DB4"/>
    <w:rsid w:val="00413269"/>
    <w:rsid w:val="004148F3"/>
    <w:rsid w:val="00415BD3"/>
    <w:rsid w:val="00420287"/>
    <w:rsid w:val="0042769C"/>
    <w:rsid w:val="004317FC"/>
    <w:rsid w:val="00432D44"/>
    <w:rsid w:val="0044462C"/>
    <w:rsid w:val="0044462D"/>
    <w:rsid w:val="00445EC0"/>
    <w:rsid w:val="00446A5A"/>
    <w:rsid w:val="00446E53"/>
    <w:rsid w:val="00447460"/>
    <w:rsid w:val="00454C37"/>
    <w:rsid w:val="0045549A"/>
    <w:rsid w:val="00455E59"/>
    <w:rsid w:val="0045702F"/>
    <w:rsid w:val="004606FC"/>
    <w:rsid w:val="00460CCF"/>
    <w:rsid w:val="0046107F"/>
    <w:rsid w:val="00462B7B"/>
    <w:rsid w:val="00466619"/>
    <w:rsid w:val="00467E1F"/>
    <w:rsid w:val="0047173F"/>
    <w:rsid w:val="00472C5A"/>
    <w:rsid w:val="0047325B"/>
    <w:rsid w:val="00473E52"/>
    <w:rsid w:val="004763D7"/>
    <w:rsid w:val="0048223F"/>
    <w:rsid w:val="00483293"/>
    <w:rsid w:val="004853F5"/>
    <w:rsid w:val="004915C3"/>
    <w:rsid w:val="00491BB5"/>
    <w:rsid w:val="00492321"/>
    <w:rsid w:val="004941AE"/>
    <w:rsid w:val="0049430B"/>
    <w:rsid w:val="0049594B"/>
    <w:rsid w:val="00497EB7"/>
    <w:rsid w:val="004A3343"/>
    <w:rsid w:val="004A4E33"/>
    <w:rsid w:val="004A5ED2"/>
    <w:rsid w:val="004A6DC4"/>
    <w:rsid w:val="004A7E5C"/>
    <w:rsid w:val="004B00AA"/>
    <w:rsid w:val="004B130C"/>
    <w:rsid w:val="004B7742"/>
    <w:rsid w:val="004C01DF"/>
    <w:rsid w:val="004C1388"/>
    <w:rsid w:val="004C1DF4"/>
    <w:rsid w:val="004C336C"/>
    <w:rsid w:val="004D1F71"/>
    <w:rsid w:val="004D56E3"/>
    <w:rsid w:val="004E1A1D"/>
    <w:rsid w:val="004E1AE6"/>
    <w:rsid w:val="004E2063"/>
    <w:rsid w:val="004E4D75"/>
    <w:rsid w:val="004E5B75"/>
    <w:rsid w:val="004E6E3E"/>
    <w:rsid w:val="004F0088"/>
    <w:rsid w:val="004F0805"/>
    <w:rsid w:val="004F09F3"/>
    <w:rsid w:val="004F22AD"/>
    <w:rsid w:val="004F5A63"/>
    <w:rsid w:val="0051028E"/>
    <w:rsid w:val="0051557E"/>
    <w:rsid w:val="00520A6B"/>
    <w:rsid w:val="00520ADF"/>
    <w:rsid w:val="005238DD"/>
    <w:rsid w:val="00526FF7"/>
    <w:rsid w:val="00527733"/>
    <w:rsid w:val="00532921"/>
    <w:rsid w:val="00533642"/>
    <w:rsid w:val="005337E8"/>
    <w:rsid w:val="00533B25"/>
    <w:rsid w:val="005350AE"/>
    <w:rsid w:val="00542FF4"/>
    <w:rsid w:val="005449F7"/>
    <w:rsid w:val="00546415"/>
    <w:rsid w:val="0054768A"/>
    <w:rsid w:val="005526F9"/>
    <w:rsid w:val="00555FA9"/>
    <w:rsid w:val="00556E6D"/>
    <w:rsid w:val="005626FA"/>
    <w:rsid w:val="00564885"/>
    <w:rsid w:val="00564EF5"/>
    <w:rsid w:val="0056635B"/>
    <w:rsid w:val="00566EFB"/>
    <w:rsid w:val="00567056"/>
    <w:rsid w:val="00572A56"/>
    <w:rsid w:val="0057591C"/>
    <w:rsid w:val="00580B27"/>
    <w:rsid w:val="00584591"/>
    <w:rsid w:val="00587524"/>
    <w:rsid w:val="00590778"/>
    <w:rsid w:val="00592932"/>
    <w:rsid w:val="005938E7"/>
    <w:rsid w:val="00593C5E"/>
    <w:rsid w:val="00596999"/>
    <w:rsid w:val="005A03C1"/>
    <w:rsid w:val="005A2B70"/>
    <w:rsid w:val="005A35B1"/>
    <w:rsid w:val="005A49C4"/>
    <w:rsid w:val="005B1139"/>
    <w:rsid w:val="005B2CB8"/>
    <w:rsid w:val="005B2DFA"/>
    <w:rsid w:val="005B3F69"/>
    <w:rsid w:val="005B40A5"/>
    <w:rsid w:val="005B5225"/>
    <w:rsid w:val="005C18B4"/>
    <w:rsid w:val="005C3F0A"/>
    <w:rsid w:val="005C5DAD"/>
    <w:rsid w:val="005D13DF"/>
    <w:rsid w:val="005D52AD"/>
    <w:rsid w:val="005D5C3D"/>
    <w:rsid w:val="005E14BC"/>
    <w:rsid w:val="005E19B4"/>
    <w:rsid w:val="005E1BE7"/>
    <w:rsid w:val="005E3FDC"/>
    <w:rsid w:val="005E462A"/>
    <w:rsid w:val="005E578B"/>
    <w:rsid w:val="005E5991"/>
    <w:rsid w:val="005E656E"/>
    <w:rsid w:val="005E7F09"/>
    <w:rsid w:val="005F0D47"/>
    <w:rsid w:val="005F38F3"/>
    <w:rsid w:val="006015B4"/>
    <w:rsid w:val="00602433"/>
    <w:rsid w:val="006052F6"/>
    <w:rsid w:val="0060778C"/>
    <w:rsid w:val="00613070"/>
    <w:rsid w:val="006144C3"/>
    <w:rsid w:val="0062228A"/>
    <w:rsid w:val="006260E8"/>
    <w:rsid w:val="00626C35"/>
    <w:rsid w:val="006314E5"/>
    <w:rsid w:val="00632CDE"/>
    <w:rsid w:val="00634648"/>
    <w:rsid w:val="00645782"/>
    <w:rsid w:val="006460F4"/>
    <w:rsid w:val="006464FA"/>
    <w:rsid w:val="00650A4D"/>
    <w:rsid w:val="00652B02"/>
    <w:rsid w:val="0065438D"/>
    <w:rsid w:val="0065589C"/>
    <w:rsid w:val="0065651F"/>
    <w:rsid w:val="006607C2"/>
    <w:rsid w:val="006613C5"/>
    <w:rsid w:val="00662A0C"/>
    <w:rsid w:val="00662FE1"/>
    <w:rsid w:val="00666704"/>
    <w:rsid w:val="00671D51"/>
    <w:rsid w:val="00673706"/>
    <w:rsid w:val="0067507A"/>
    <w:rsid w:val="00675F39"/>
    <w:rsid w:val="00681103"/>
    <w:rsid w:val="00681B54"/>
    <w:rsid w:val="00687615"/>
    <w:rsid w:val="00690B27"/>
    <w:rsid w:val="0069122F"/>
    <w:rsid w:val="006940DE"/>
    <w:rsid w:val="006962F8"/>
    <w:rsid w:val="00696440"/>
    <w:rsid w:val="0069669F"/>
    <w:rsid w:val="00696CED"/>
    <w:rsid w:val="006A1F69"/>
    <w:rsid w:val="006A3F65"/>
    <w:rsid w:val="006A6696"/>
    <w:rsid w:val="006A7AA0"/>
    <w:rsid w:val="006B009D"/>
    <w:rsid w:val="006B5EC2"/>
    <w:rsid w:val="006B7188"/>
    <w:rsid w:val="006C1BA9"/>
    <w:rsid w:val="006C1F19"/>
    <w:rsid w:val="006C2CD3"/>
    <w:rsid w:val="006C2FBA"/>
    <w:rsid w:val="006C4C1F"/>
    <w:rsid w:val="006D081F"/>
    <w:rsid w:val="006D2A81"/>
    <w:rsid w:val="006D4E57"/>
    <w:rsid w:val="006D5543"/>
    <w:rsid w:val="006D7268"/>
    <w:rsid w:val="006E03C4"/>
    <w:rsid w:val="006E1094"/>
    <w:rsid w:val="006E16D0"/>
    <w:rsid w:val="006E4721"/>
    <w:rsid w:val="006E4C3E"/>
    <w:rsid w:val="006F1C36"/>
    <w:rsid w:val="006F7638"/>
    <w:rsid w:val="0070006D"/>
    <w:rsid w:val="007026C1"/>
    <w:rsid w:val="0070448E"/>
    <w:rsid w:val="007054A5"/>
    <w:rsid w:val="00705F5D"/>
    <w:rsid w:val="0070785E"/>
    <w:rsid w:val="00710384"/>
    <w:rsid w:val="00712482"/>
    <w:rsid w:val="0071484A"/>
    <w:rsid w:val="00715030"/>
    <w:rsid w:val="00715076"/>
    <w:rsid w:val="007164D0"/>
    <w:rsid w:val="00716F8B"/>
    <w:rsid w:val="0072764F"/>
    <w:rsid w:val="007309B9"/>
    <w:rsid w:val="00732430"/>
    <w:rsid w:val="007379C4"/>
    <w:rsid w:val="0074257A"/>
    <w:rsid w:val="00742DAB"/>
    <w:rsid w:val="0074311F"/>
    <w:rsid w:val="007439B0"/>
    <w:rsid w:val="007461B4"/>
    <w:rsid w:val="007526BB"/>
    <w:rsid w:val="007534E7"/>
    <w:rsid w:val="0075775D"/>
    <w:rsid w:val="007601EB"/>
    <w:rsid w:val="00762F8B"/>
    <w:rsid w:val="00764CA5"/>
    <w:rsid w:val="0076593F"/>
    <w:rsid w:val="0076681B"/>
    <w:rsid w:val="00766C42"/>
    <w:rsid w:val="00767BAD"/>
    <w:rsid w:val="00770ACE"/>
    <w:rsid w:val="00772988"/>
    <w:rsid w:val="007775B3"/>
    <w:rsid w:val="0078169F"/>
    <w:rsid w:val="007817A5"/>
    <w:rsid w:val="0078600E"/>
    <w:rsid w:val="00787A9A"/>
    <w:rsid w:val="00791D06"/>
    <w:rsid w:val="007A03E1"/>
    <w:rsid w:val="007A2CEE"/>
    <w:rsid w:val="007A52AA"/>
    <w:rsid w:val="007A5752"/>
    <w:rsid w:val="007A6553"/>
    <w:rsid w:val="007B01C1"/>
    <w:rsid w:val="007B07D3"/>
    <w:rsid w:val="007B2357"/>
    <w:rsid w:val="007B520F"/>
    <w:rsid w:val="007B7EB0"/>
    <w:rsid w:val="007C4AF8"/>
    <w:rsid w:val="007D0D35"/>
    <w:rsid w:val="007D4124"/>
    <w:rsid w:val="007E435B"/>
    <w:rsid w:val="007E51C2"/>
    <w:rsid w:val="007E75E2"/>
    <w:rsid w:val="007E7F1D"/>
    <w:rsid w:val="007F126B"/>
    <w:rsid w:val="007F510A"/>
    <w:rsid w:val="007F60DC"/>
    <w:rsid w:val="0080059D"/>
    <w:rsid w:val="00802B9D"/>
    <w:rsid w:val="00805324"/>
    <w:rsid w:val="0080635A"/>
    <w:rsid w:val="0081080A"/>
    <w:rsid w:val="00810FFC"/>
    <w:rsid w:val="008119EC"/>
    <w:rsid w:val="008140FD"/>
    <w:rsid w:val="008142F7"/>
    <w:rsid w:val="00815557"/>
    <w:rsid w:val="008155A1"/>
    <w:rsid w:val="008170B2"/>
    <w:rsid w:val="008179F1"/>
    <w:rsid w:val="0082120B"/>
    <w:rsid w:val="00822CA3"/>
    <w:rsid w:val="00825B04"/>
    <w:rsid w:val="00825D25"/>
    <w:rsid w:val="00825E6C"/>
    <w:rsid w:val="00827F7E"/>
    <w:rsid w:val="00833A87"/>
    <w:rsid w:val="00835841"/>
    <w:rsid w:val="00835FCA"/>
    <w:rsid w:val="00836649"/>
    <w:rsid w:val="0084002B"/>
    <w:rsid w:val="00840E21"/>
    <w:rsid w:val="00847036"/>
    <w:rsid w:val="00850F74"/>
    <w:rsid w:val="008548B1"/>
    <w:rsid w:val="00862026"/>
    <w:rsid w:val="00866A3B"/>
    <w:rsid w:val="00870418"/>
    <w:rsid w:val="0087075B"/>
    <w:rsid w:val="0087325C"/>
    <w:rsid w:val="0087682F"/>
    <w:rsid w:val="00881820"/>
    <w:rsid w:val="008825B1"/>
    <w:rsid w:val="0088309E"/>
    <w:rsid w:val="00885A60"/>
    <w:rsid w:val="00885D87"/>
    <w:rsid w:val="008865B6"/>
    <w:rsid w:val="00886D4F"/>
    <w:rsid w:val="00887359"/>
    <w:rsid w:val="0089012B"/>
    <w:rsid w:val="00893E5C"/>
    <w:rsid w:val="00894904"/>
    <w:rsid w:val="00895973"/>
    <w:rsid w:val="008971F7"/>
    <w:rsid w:val="00897BF2"/>
    <w:rsid w:val="008A09D3"/>
    <w:rsid w:val="008A0DB9"/>
    <w:rsid w:val="008A111B"/>
    <w:rsid w:val="008A1C71"/>
    <w:rsid w:val="008A1CD2"/>
    <w:rsid w:val="008A1F3D"/>
    <w:rsid w:val="008A2104"/>
    <w:rsid w:val="008A26A8"/>
    <w:rsid w:val="008A7CE6"/>
    <w:rsid w:val="008B0C9B"/>
    <w:rsid w:val="008B26E7"/>
    <w:rsid w:val="008B5A86"/>
    <w:rsid w:val="008B6220"/>
    <w:rsid w:val="008C063E"/>
    <w:rsid w:val="008C77CA"/>
    <w:rsid w:val="008D0EC2"/>
    <w:rsid w:val="008E59F1"/>
    <w:rsid w:val="008E5C91"/>
    <w:rsid w:val="008E5D98"/>
    <w:rsid w:val="008F1621"/>
    <w:rsid w:val="00902DCD"/>
    <w:rsid w:val="00905E1E"/>
    <w:rsid w:val="009064EE"/>
    <w:rsid w:val="0091147A"/>
    <w:rsid w:val="009120DF"/>
    <w:rsid w:val="00912B15"/>
    <w:rsid w:val="00923E45"/>
    <w:rsid w:val="00924370"/>
    <w:rsid w:val="00924411"/>
    <w:rsid w:val="00931424"/>
    <w:rsid w:val="00940977"/>
    <w:rsid w:val="00942547"/>
    <w:rsid w:val="009438D2"/>
    <w:rsid w:val="00943AA4"/>
    <w:rsid w:val="00945BFE"/>
    <w:rsid w:val="0095136F"/>
    <w:rsid w:val="00954C6B"/>
    <w:rsid w:val="00956239"/>
    <w:rsid w:val="00956547"/>
    <w:rsid w:val="0096084B"/>
    <w:rsid w:val="00961162"/>
    <w:rsid w:val="00961273"/>
    <w:rsid w:val="00961E40"/>
    <w:rsid w:val="00962F47"/>
    <w:rsid w:val="009639E9"/>
    <w:rsid w:val="0096502E"/>
    <w:rsid w:val="00966E56"/>
    <w:rsid w:val="00970302"/>
    <w:rsid w:val="00971C86"/>
    <w:rsid w:val="009734F6"/>
    <w:rsid w:val="009746D0"/>
    <w:rsid w:val="00974865"/>
    <w:rsid w:val="00974BDA"/>
    <w:rsid w:val="00975C0E"/>
    <w:rsid w:val="00982A03"/>
    <w:rsid w:val="009858CC"/>
    <w:rsid w:val="00986424"/>
    <w:rsid w:val="00991596"/>
    <w:rsid w:val="0099209D"/>
    <w:rsid w:val="00994FE0"/>
    <w:rsid w:val="0099553B"/>
    <w:rsid w:val="00997615"/>
    <w:rsid w:val="009A1D84"/>
    <w:rsid w:val="009A262E"/>
    <w:rsid w:val="009B094D"/>
    <w:rsid w:val="009B2B7E"/>
    <w:rsid w:val="009B32E6"/>
    <w:rsid w:val="009B6C6A"/>
    <w:rsid w:val="009B709E"/>
    <w:rsid w:val="009B756E"/>
    <w:rsid w:val="009B7AE8"/>
    <w:rsid w:val="009C7CDB"/>
    <w:rsid w:val="009D1715"/>
    <w:rsid w:val="009D3EBF"/>
    <w:rsid w:val="009D4242"/>
    <w:rsid w:val="009D4A1E"/>
    <w:rsid w:val="009D65DF"/>
    <w:rsid w:val="009E1A7D"/>
    <w:rsid w:val="009E1FDF"/>
    <w:rsid w:val="009E38BB"/>
    <w:rsid w:val="009E46CD"/>
    <w:rsid w:val="009E6BDF"/>
    <w:rsid w:val="009F36F1"/>
    <w:rsid w:val="00A0038A"/>
    <w:rsid w:val="00A00495"/>
    <w:rsid w:val="00A00CA2"/>
    <w:rsid w:val="00A01572"/>
    <w:rsid w:val="00A05BD0"/>
    <w:rsid w:val="00A06DB0"/>
    <w:rsid w:val="00A12359"/>
    <w:rsid w:val="00A20F0D"/>
    <w:rsid w:val="00A22050"/>
    <w:rsid w:val="00A22FC3"/>
    <w:rsid w:val="00A24E62"/>
    <w:rsid w:val="00A3135C"/>
    <w:rsid w:val="00A31C3A"/>
    <w:rsid w:val="00A3575B"/>
    <w:rsid w:val="00A403D0"/>
    <w:rsid w:val="00A43B76"/>
    <w:rsid w:val="00A45DDB"/>
    <w:rsid w:val="00A47598"/>
    <w:rsid w:val="00A47937"/>
    <w:rsid w:val="00A51C43"/>
    <w:rsid w:val="00A53498"/>
    <w:rsid w:val="00A53BC3"/>
    <w:rsid w:val="00A62670"/>
    <w:rsid w:val="00A631F0"/>
    <w:rsid w:val="00A63B8E"/>
    <w:rsid w:val="00A64866"/>
    <w:rsid w:val="00A660F1"/>
    <w:rsid w:val="00A67A99"/>
    <w:rsid w:val="00A7307F"/>
    <w:rsid w:val="00A73290"/>
    <w:rsid w:val="00A76420"/>
    <w:rsid w:val="00A806D2"/>
    <w:rsid w:val="00A81B5D"/>
    <w:rsid w:val="00A82040"/>
    <w:rsid w:val="00A850C8"/>
    <w:rsid w:val="00A85C01"/>
    <w:rsid w:val="00A87D88"/>
    <w:rsid w:val="00A9071B"/>
    <w:rsid w:val="00A915FF"/>
    <w:rsid w:val="00A92E2A"/>
    <w:rsid w:val="00A96B81"/>
    <w:rsid w:val="00AA1777"/>
    <w:rsid w:val="00AA2DA6"/>
    <w:rsid w:val="00AA4358"/>
    <w:rsid w:val="00AA6AD8"/>
    <w:rsid w:val="00AB04D2"/>
    <w:rsid w:val="00AB0939"/>
    <w:rsid w:val="00AB2E65"/>
    <w:rsid w:val="00AB31A6"/>
    <w:rsid w:val="00AB6283"/>
    <w:rsid w:val="00AC0D81"/>
    <w:rsid w:val="00AC1D36"/>
    <w:rsid w:val="00AC5DF5"/>
    <w:rsid w:val="00AD0F2A"/>
    <w:rsid w:val="00AD4A6C"/>
    <w:rsid w:val="00AD54CC"/>
    <w:rsid w:val="00AE098A"/>
    <w:rsid w:val="00AE4EEF"/>
    <w:rsid w:val="00AE5699"/>
    <w:rsid w:val="00AF114C"/>
    <w:rsid w:val="00AF5BD2"/>
    <w:rsid w:val="00AF71A0"/>
    <w:rsid w:val="00AF748C"/>
    <w:rsid w:val="00AF7BA7"/>
    <w:rsid w:val="00B0190B"/>
    <w:rsid w:val="00B02545"/>
    <w:rsid w:val="00B02671"/>
    <w:rsid w:val="00B03C29"/>
    <w:rsid w:val="00B03D47"/>
    <w:rsid w:val="00B06B2E"/>
    <w:rsid w:val="00B06B6D"/>
    <w:rsid w:val="00B07665"/>
    <w:rsid w:val="00B13728"/>
    <w:rsid w:val="00B138AE"/>
    <w:rsid w:val="00B16427"/>
    <w:rsid w:val="00B1682D"/>
    <w:rsid w:val="00B178DA"/>
    <w:rsid w:val="00B17E53"/>
    <w:rsid w:val="00B23D0B"/>
    <w:rsid w:val="00B271B4"/>
    <w:rsid w:val="00B313D1"/>
    <w:rsid w:val="00B31934"/>
    <w:rsid w:val="00B33262"/>
    <w:rsid w:val="00B339FA"/>
    <w:rsid w:val="00B341D9"/>
    <w:rsid w:val="00B4248B"/>
    <w:rsid w:val="00B43588"/>
    <w:rsid w:val="00B44AAF"/>
    <w:rsid w:val="00B45005"/>
    <w:rsid w:val="00B466E5"/>
    <w:rsid w:val="00B5137B"/>
    <w:rsid w:val="00B527D9"/>
    <w:rsid w:val="00B62D5B"/>
    <w:rsid w:val="00B64E29"/>
    <w:rsid w:val="00B65DB2"/>
    <w:rsid w:val="00B67BD3"/>
    <w:rsid w:val="00B71280"/>
    <w:rsid w:val="00B71412"/>
    <w:rsid w:val="00B72511"/>
    <w:rsid w:val="00B729E9"/>
    <w:rsid w:val="00B735AA"/>
    <w:rsid w:val="00B74606"/>
    <w:rsid w:val="00B765D6"/>
    <w:rsid w:val="00B809D3"/>
    <w:rsid w:val="00B80FD1"/>
    <w:rsid w:val="00B828C1"/>
    <w:rsid w:val="00B83D00"/>
    <w:rsid w:val="00B86BCB"/>
    <w:rsid w:val="00B93FF1"/>
    <w:rsid w:val="00B96B09"/>
    <w:rsid w:val="00BA4329"/>
    <w:rsid w:val="00BA792A"/>
    <w:rsid w:val="00BB54F4"/>
    <w:rsid w:val="00BB6068"/>
    <w:rsid w:val="00BC0048"/>
    <w:rsid w:val="00BC21B6"/>
    <w:rsid w:val="00BC4252"/>
    <w:rsid w:val="00BC54C4"/>
    <w:rsid w:val="00BC61BE"/>
    <w:rsid w:val="00BC6316"/>
    <w:rsid w:val="00BD179D"/>
    <w:rsid w:val="00BD397B"/>
    <w:rsid w:val="00BD565F"/>
    <w:rsid w:val="00BD5F64"/>
    <w:rsid w:val="00BE04D5"/>
    <w:rsid w:val="00BE0B0F"/>
    <w:rsid w:val="00BE43CC"/>
    <w:rsid w:val="00BF03C4"/>
    <w:rsid w:val="00BF0966"/>
    <w:rsid w:val="00BF4678"/>
    <w:rsid w:val="00BF4EFE"/>
    <w:rsid w:val="00BF7A79"/>
    <w:rsid w:val="00C00310"/>
    <w:rsid w:val="00C039ED"/>
    <w:rsid w:val="00C059FB"/>
    <w:rsid w:val="00C0667F"/>
    <w:rsid w:val="00C0759C"/>
    <w:rsid w:val="00C109EF"/>
    <w:rsid w:val="00C11D03"/>
    <w:rsid w:val="00C11D1E"/>
    <w:rsid w:val="00C146D3"/>
    <w:rsid w:val="00C1532C"/>
    <w:rsid w:val="00C16BBB"/>
    <w:rsid w:val="00C1741F"/>
    <w:rsid w:val="00C251B3"/>
    <w:rsid w:val="00C26196"/>
    <w:rsid w:val="00C26BF0"/>
    <w:rsid w:val="00C35017"/>
    <w:rsid w:val="00C35E2E"/>
    <w:rsid w:val="00C36DC2"/>
    <w:rsid w:val="00C36F68"/>
    <w:rsid w:val="00C37EA7"/>
    <w:rsid w:val="00C40F1D"/>
    <w:rsid w:val="00C5116D"/>
    <w:rsid w:val="00C51F33"/>
    <w:rsid w:val="00C52779"/>
    <w:rsid w:val="00C52D4F"/>
    <w:rsid w:val="00C5357A"/>
    <w:rsid w:val="00C56DBC"/>
    <w:rsid w:val="00C56DF2"/>
    <w:rsid w:val="00C62322"/>
    <w:rsid w:val="00C6282A"/>
    <w:rsid w:val="00C639A5"/>
    <w:rsid w:val="00C6536E"/>
    <w:rsid w:val="00C66D65"/>
    <w:rsid w:val="00C70115"/>
    <w:rsid w:val="00C70285"/>
    <w:rsid w:val="00C706D1"/>
    <w:rsid w:val="00C736AE"/>
    <w:rsid w:val="00C74861"/>
    <w:rsid w:val="00C7525A"/>
    <w:rsid w:val="00C75DD2"/>
    <w:rsid w:val="00C75F86"/>
    <w:rsid w:val="00C7681D"/>
    <w:rsid w:val="00C76EB7"/>
    <w:rsid w:val="00C830B4"/>
    <w:rsid w:val="00C837A4"/>
    <w:rsid w:val="00C86578"/>
    <w:rsid w:val="00C917DF"/>
    <w:rsid w:val="00C91861"/>
    <w:rsid w:val="00C92143"/>
    <w:rsid w:val="00C92A86"/>
    <w:rsid w:val="00C934F3"/>
    <w:rsid w:val="00C946A1"/>
    <w:rsid w:val="00CA0337"/>
    <w:rsid w:val="00CA137B"/>
    <w:rsid w:val="00CA2EF3"/>
    <w:rsid w:val="00CA5289"/>
    <w:rsid w:val="00CB1C31"/>
    <w:rsid w:val="00CB2F9E"/>
    <w:rsid w:val="00CB39C1"/>
    <w:rsid w:val="00CB3C7E"/>
    <w:rsid w:val="00CB53B4"/>
    <w:rsid w:val="00CC0F33"/>
    <w:rsid w:val="00CC2796"/>
    <w:rsid w:val="00CD1B22"/>
    <w:rsid w:val="00CD3078"/>
    <w:rsid w:val="00CD4A52"/>
    <w:rsid w:val="00CD55BB"/>
    <w:rsid w:val="00CD6B33"/>
    <w:rsid w:val="00CE01CA"/>
    <w:rsid w:val="00CE07C7"/>
    <w:rsid w:val="00CE18E4"/>
    <w:rsid w:val="00CF14DA"/>
    <w:rsid w:val="00CF1B57"/>
    <w:rsid w:val="00CF2DA1"/>
    <w:rsid w:val="00CF33FC"/>
    <w:rsid w:val="00CF3ED1"/>
    <w:rsid w:val="00CF4296"/>
    <w:rsid w:val="00CF4CBE"/>
    <w:rsid w:val="00CF7975"/>
    <w:rsid w:val="00D0089A"/>
    <w:rsid w:val="00D02CA3"/>
    <w:rsid w:val="00D03BE7"/>
    <w:rsid w:val="00D05623"/>
    <w:rsid w:val="00D05D86"/>
    <w:rsid w:val="00D072E1"/>
    <w:rsid w:val="00D108BA"/>
    <w:rsid w:val="00D12D6F"/>
    <w:rsid w:val="00D13A81"/>
    <w:rsid w:val="00D149C8"/>
    <w:rsid w:val="00D1682E"/>
    <w:rsid w:val="00D17294"/>
    <w:rsid w:val="00D20904"/>
    <w:rsid w:val="00D20B4F"/>
    <w:rsid w:val="00D21D09"/>
    <w:rsid w:val="00D237FA"/>
    <w:rsid w:val="00D25443"/>
    <w:rsid w:val="00D255A0"/>
    <w:rsid w:val="00D25EF7"/>
    <w:rsid w:val="00D26F85"/>
    <w:rsid w:val="00D27FFC"/>
    <w:rsid w:val="00D31101"/>
    <w:rsid w:val="00D3282C"/>
    <w:rsid w:val="00D3555F"/>
    <w:rsid w:val="00D36F21"/>
    <w:rsid w:val="00D3783B"/>
    <w:rsid w:val="00D4122F"/>
    <w:rsid w:val="00D413E0"/>
    <w:rsid w:val="00D4297E"/>
    <w:rsid w:val="00D46E00"/>
    <w:rsid w:val="00D47109"/>
    <w:rsid w:val="00D559C7"/>
    <w:rsid w:val="00D606E3"/>
    <w:rsid w:val="00D60DCE"/>
    <w:rsid w:val="00D61EF5"/>
    <w:rsid w:val="00D644E5"/>
    <w:rsid w:val="00D653DE"/>
    <w:rsid w:val="00D6647E"/>
    <w:rsid w:val="00D675B8"/>
    <w:rsid w:val="00D6767F"/>
    <w:rsid w:val="00D67FF9"/>
    <w:rsid w:val="00D70A15"/>
    <w:rsid w:val="00D73330"/>
    <w:rsid w:val="00D73AB9"/>
    <w:rsid w:val="00D81148"/>
    <w:rsid w:val="00D8241E"/>
    <w:rsid w:val="00D82CAA"/>
    <w:rsid w:val="00D848CE"/>
    <w:rsid w:val="00D868BD"/>
    <w:rsid w:val="00D906B1"/>
    <w:rsid w:val="00D91BB2"/>
    <w:rsid w:val="00D91FA5"/>
    <w:rsid w:val="00D93F61"/>
    <w:rsid w:val="00D94D34"/>
    <w:rsid w:val="00D97809"/>
    <w:rsid w:val="00DA30C2"/>
    <w:rsid w:val="00DA3CAC"/>
    <w:rsid w:val="00DA7B0B"/>
    <w:rsid w:val="00DB0E22"/>
    <w:rsid w:val="00DB18B9"/>
    <w:rsid w:val="00DB3DAB"/>
    <w:rsid w:val="00DB4381"/>
    <w:rsid w:val="00DB4671"/>
    <w:rsid w:val="00DC117A"/>
    <w:rsid w:val="00DC17EE"/>
    <w:rsid w:val="00DC2222"/>
    <w:rsid w:val="00DC3C4E"/>
    <w:rsid w:val="00DC6C6D"/>
    <w:rsid w:val="00DC7192"/>
    <w:rsid w:val="00DC7201"/>
    <w:rsid w:val="00DD026A"/>
    <w:rsid w:val="00DD0DC4"/>
    <w:rsid w:val="00DD1196"/>
    <w:rsid w:val="00DD4406"/>
    <w:rsid w:val="00DD4A4F"/>
    <w:rsid w:val="00DD57A4"/>
    <w:rsid w:val="00DE0820"/>
    <w:rsid w:val="00DE1F07"/>
    <w:rsid w:val="00DE2F35"/>
    <w:rsid w:val="00DE38A3"/>
    <w:rsid w:val="00DE578F"/>
    <w:rsid w:val="00DE7B25"/>
    <w:rsid w:val="00DF21D5"/>
    <w:rsid w:val="00DF244B"/>
    <w:rsid w:val="00DF3590"/>
    <w:rsid w:val="00DF4FFE"/>
    <w:rsid w:val="00DF6378"/>
    <w:rsid w:val="00E02645"/>
    <w:rsid w:val="00E138E3"/>
    <w:rsid w:val="00E13BFD"/>
    <w:rsid w:val="00E16523"/>
    <w:rsid w:val="00E16692"/>
    <w:rsid w:val="00E16DDA"/>
    <w:rsid w:val="00E23DF5"/>
    <w:rsid w:val="00E31428"/>
    <w:rsid w:val="00E37FD5"/>
    <w:rsid w:val="00E421F1"/>
    <w:rsid w:val="00E47763"/>
    <w:rsid w:val="00E516E0"/>
    <w:rsid w:val="00E518CD"/>
    <w:rsid w:val="00E53270"/>
    <w:rsid w:val="00E538B7"/>
    <w:rsid w:val="00E5443E"/>
    <w:rsid w:val="00E57E2B"/>
    <w:rsid w:val="00E62E3C"/>
    <w:rsid w:val="00E635D2"/>
    <w:rsid w:val="00E6556D"/>
    <w:rsid w:val="00E6597B"/>
    <w:rsid w:val="00E661CC"/>
    <w:rsid w:val="00E66572"/>
    <w:rsid w:val="00E700B9"/>
    <w:rsid w:val="00E704FC"/>
    <w:rsid w:val="00E717ED"/>
    <w:rsid w:val="00E75057"/>
    <w:rsid w:val="00E87C93"/>
    <w:rsid w:val="00E91778"/>
    <w:rsid w:val="00E91A85"/>
    <w:rsid w:val="00E91B44"/>
    <w:rsid w:val="00E923D5"/>
    <w:rsid w:val="00E927A8"/>
    <w:rsid w:val="00E94DB7"/>
    <w:rsid w:val="00E96467"/>
    <w:rsid w:val="00E96C41"/>
    <w:rsid w:val="00E96F50"/>
    <w:rsid w:val="00EA1A6A"/>
    <w:rsid w:val="00EA4D68"/>
    <w:rsid w:val="00EB1C57"/>
    <w:rsid w:val="00EB2F3A"/>
    <w:rsid w:val="00EB7049"/>
    <w:rsid w:val="00EC18C7"/>
    <w:rsid w:val="00EC1FBA"/>
    <w:rsid w:val="00EC7B09"/>
    <w:rsid w:val="00ED033B"/>
    <w:rsid w:val="00ED0A82"/>
    <w:rsid w:val="00ED4471"/>
    <w:rsid w:val="00ED4BB3"/>
    <w:rsid w:val="00ED558D"/>
    <w:rsid w:val="00ED6254"/>
    <w:rsid w:val="00ED6D0F"/>
    <w:rsid w:val="00EE094B"/>
    <w:rsid w:val="00EE1C07"/>
    <w:rsid w:val="00EE3758"/>
    <w:rsid w:val="00EE517D"/>
    <w:rsid w:val="00EF132C"/>
    <w:rsid w:val="00EF246A"/>
    <w:rsid w:val="00EF4178"/>
    <w:rsid w:val="00EF5DC7"/>
    <w:rsid w:val="00EF5F1D"/>
    <w:rsid w:val="00EF6437"/>
    <w:rsid w:val="00F001DC"/>
    <w:rsid w:val="00F0036F"/>
    <w:rsid w:val="00F00541"/>
    <w:rsid w:val="00F01FD6"/>
    <w:rsid w:val="00F02722"/>
    <w:rsid w:val="00F043BA"/>
    <w:rsid w:val="00F04D81"/>
    <w:rsid w:val="00F110A7"/>
    <w:rsid w:val="00F121C0"/>
    <w:rsid w:val="00F122DF"/>
    <w:rsid w:val="00F1252E"/>
    <w:rsid w:val="00F14268"/>
    <w:rsid w:val="00F15A12"/>
    <w:rsid w:val="00F164EE"/>
    <w:rsid w:val="00F16A13"/>
    <w:rsid w:val="00F177CF"/>
    <w:rsid w:val="00F17EA1"/>
    <w:rsid w:val="00F22DA5"/>
    <w:rsid w:val="00F23144"/>
    <w:rsid w:val="00F277DC"/>
    <w:rsid w:val="00F30ED9"/>
    <w:rsid w:val="00F41F4B"/>
    <w:rsid w:val="00F47F2D"/>
    <w:rsid w:val="00F50A82"/>
    <w:rsid w:val="00F53201"/>
    <w:rsid w:val="00F5456B"/>
    <w:rsid w:val="00F54CBA"/>
    <w:rsid w:val="00F62971"/>
    <w:rsid w:val="00F62C7F"/>
    <w:rsid w:val="00F637F3"/>
    <w:rsid w:val="00F651B8"/>
    <w:rsid w:val="00F66A27"/>
    <w:rsid w:val="00F67047"/>
    <w:rsid w:val="00F73D59"/>
    <w:rsid w:val="00F756EC"/>
    <w:rsid w:val="00F75F43"/>
    <w:rsid w:val="00F76841"/>
    <w:rsid w:val="00F773C2"/>
    <w:rsid w:val="00F82C7F"/>
    <w:rsid w:val="00F83551"/>
    <w:rsid w:val="00F93040"/>
    <w:rsid w:val="00F9789D"/>
    <w:rsid w:val="00FA3A75"/>
    <w:rsid w:val="00FA3E8C"/>
    <w:rsid w:val="00FA5710"/>
    <w:rsid w:val="00FA7F52"/>
    <w:rsid w:val="00FB3296"/>
    <w:rsid w:val="00FC19CF"/>
    <w:rsid w:val="00FC4292"/>
    <w:rsid w:val="00FC4599"/>
    <w:rsid w:val="00FC573D"/>
    <w:rsid w:val="00FC7036"/>
    <w:rsid w:val="00FC752B"/>
    <w:rsid w:val="00FD2B1C"/>
    <w:rsid w:val="00FD4C28"/>
    <w:rsid w:val="00FE1FAC"/>
    <w:rsid w:val="00FE5490"/>
    <w:rsid w:val="00FE54C2"/>
    <w:rsid w:val="00FF4B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B8037"/>
  <w15:docId w15:val="{8A7EB9C8-FB58-402C-9CCD-D6416189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7CE"/>
    <w:pPr>
      <w:widowControl w:val="0"/>
      <w:suppressAutoHyphens/>
      <w:spacing w:before="120" w:after="120" w:line="300" w:lineRule="auto"/>
    </w:pPr>
    <w:rPr>
      <w:rFonts w:ascii="Arial" w:eastAsia="SimSun" w:hAnsi="Arial" w:cs="Mangal"/>
      <w:kern w:val="1"/>
      <w:sz w:val="22"/>
      <w:szCs w:val="24"/>
      <w:lang w:eastAsia="hi-IN" w:bidi="hi-IN"/>
    </w:rPr>
  </w:style>
  <w:style w:type="paragraph" w:styleId="Heading1">
    <w:name w:val="heading 1"/>
    <w:basedOn w:val="Normal"/>
    <w:next w:val="Normal"/>
    <w:link w:val="Heading1Char"/>
    <w:qFormat/>
    <w:rsid w:val="00C934F3"/>
    <w:pPr>
      <w:keepNext/>
      <w:keepLines/>
      <w:spacing w:before="480"/>
      <w:outlineLvl w:val="0"/>
    </w:pPr>
    <w:rPr>
      <w:rFonts w:asciiTheme="majorHAnsi" w:eastAsiaTheme="majorEastAsia" w:hAnsiTheme="majorHAnsi"/>
      <w:b/>
      <w:bCs/>
      <w:sz w:val="28"/>
      <w:szCs w:val="25"/>
    </w:rPr>
  </w:style>
  <w:style w:type="paragraph" w:styleId="Heading2">
    <w:name w:val="heading 2"/>
    <w:basedOn w:val="Normal"/>
    <w:next w:val="Normal"/>
    <w:link w:val="Heading2Char"/>
    <w:uiPriority w:val="9"/>
    <w:unhideWhenUsed/>
    <w:qFormat/>
    <w:rsid w:val="00C934F3"/>
    <w:pPr>
      <w:keepNext/>
      <w:keepLines/>
      <w:spacing w:before="200"/>
      <w:outlineLvl w:val="1"/>
    </w:pPr>
    <w:rPr>
      <w:rFonts w:asciiTheme="majorHAnsi" w:eastAsiaTheme="majorEastAsia" w:hAnsiTheme="majorHAnsi"/>
      <w:b/>
      <w:bCs/>
      <w:sz w:val="26"/>
      <w:szCs w:val="23"/>
    </w:rPr>
  </w:style>
  <w:style w:type="paragraph" w:styleId="Heading3">
    <w:name w:val="heading 3"/>
    <w:basedOn w:val="Normal"/>
    <w:next w:val="Normal"/>
    <w:link w:val="Heading3Char"/>
    <w:uiPriority w:val="9"/>
    <w:unhideWhenUsed/>
    <w:qFormat/>
    <w:rsid w:val="003727CE"/>
    <w:pPr>
      <w:keepNext/>
      <w:keepLines/>
      <w:spacing w:before="200" w:after="0"/>
      <w:outlineLvl w:val="2"/>
    </w:pPr>
    <w:rPr>
      <w:rFonts w:asciiTheme="majorHAnsi" w:eastAsiaTheme="majorEastAsia" w:hAnsiTheme="majorHAnsi"/>
      <w:b/>
      <w:bCs/>
    </w:rPr>
  </w:style>
  <w:style w:type="paragraph" w:styleId="Heading4">
    <w:name w:val="heading 4"/>
    <w:basedOn w:val="Normal"/>
    <w:next w:val="Normal"/>
    <w:link w:val="Heading4Char"/>
    <w:uiPriority w:val="9"/>
    <w:semiHidden/>
    <w:unhideWhenUsed/>
    <w:qFormat/>
    <w:rsid w:val="003727CE"/>
    <w:pPr>
      <w:keepNext/>
      <w:keepLines/>
      <w:spacing w:before="200" w:after="0"/>
      <w:outlineLvl w:val="3"/>
    </w:pPr>
    <w:rPr>
      <w:rFonts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4F3"/>
    <w:rPr>
      <w:rFonts w:asciiTheme="majorHAnsi" w:eastAsiaTheme="majorEastAsia" w:hAnsiTheme="majorHAnsi" w:cs="Mangal"/>
      <w:b/>
      <w:bCs/>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CE01CA"/>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CE01CA"/>
    <w:pPr>
      <w:tabs>
        <w:tab w:val="center" w:pos="4513"/>
        <w:tab w:val="right" w:pos="9026"/>
      </w:tabs>
    </w:pPr>
    <w:rPr>
      <w:sz w:val="16"/>
      <w:szCs w:val="21"/>
    </w:rPr>
  </w:style>
  <w:style w:type="character" w:customStyle="1" w:styleId="HeaderChar">
    <w:name w:val="Header Char"/>
    <w:basedOn w:val="DefaultParagraphFont"/>
    <w:link w:val="Header"/>
    <w:uiPriority w:val="99"/>
    <w:rsid w:val="00CE01CA"/>
    <w:rPr>
      <w:rFonts w:ascii="Arial" w:eastAsia="SimSun" w:hAnsi="Arial" w:cs="Mangal"/>
      <w:kern w:val="1"/>
      <w:sz w:val="16"/>
      <w:szCs w:val="21"/>
      <w:lang w:eastAsia="hi-IN" w:bidi="hi-IN"/>
    </w:rPr>
  </w:style>
  <w:style w:type="paragraph" w:styleId="Footer">
    <w:name w:val="footer"/>
    <w:basedOn w:val="Normal"/>
    <w:link w:val="FooterChar"/>
    <w:uiPriority w:val="99"/>
    <w:unhideWhenUsed/>
    <w:rsid w:val="00CE01CA"/>
    <w:pPr>
      <w:tabs>
        <w:tab w:val="center" w:pos="4513"/>
        <w:tab w:val="right" w:pos="9026"/>
      </w:tabs>
    </w:pPr>
    <w:rPr>
      <w:sz w:val="16"/>
      <w:szCs w:val="21"/>
    </w:rPr>
  </w:style>
  <w:style w:type="character" w:customStyle="1" w:styleId="FooterChar">
    <w:name w:val="Footer Char"/>
    <w:basedOn w:val="DefaultParagraphFont"/>
    <w:link w:val="Footer"/>
    <w:uiPriority w:val="99"/>
    <w:rsid w:val="00CE01CA"/>
    <w:rPr>
      <w:rFonts w:ascii="Arial" w:eastAsia="SimSun" w:hAnsi="Arial" w:cs="Mangal"/>
      <w:kern w:val="1"/>
      <w:sz w:val="16"/>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rsid w:val="00C934F3"/>
    <w:rPr>
      <w:rFonts w:asciiTheme="majorHAnsi" w:eastAsiaTheme="majorEastAsia" w:hAnsiTheme="majorHAnsi" w:cs="Mangal"/>
      <w:b/>
      <w:bCs/>
      <w:kern w:val="1"/>
      <w:sz w:val="26"/>
      <w:szCs w:val="23"/>
      <w:lang w:eastAsia="hi-IN" w:bidi="hi-IN"/>
    </w:rPr>
  </w:style>
  <w:style w:type="character" w:styleId="CommentReference">
    <w:name w:val="annotation reference"/>
    <w:basedOn w:val="DefaultParagraphFont"/>
    <w:uiPriority w:val="99"/>
    <w:semiHidden/>
    <w:unhideWhenUsed/>
    <w:rsid w:val="0023672D"/>
    <w:rPr>
      <w:sz w:val="16"/>
      <w:szCs w:val="16"/>
    </w:rPr>
  </w:style>
  <w:style w:type="paragraph" w:styleId="CommentText">
    <w:name w:val="annotation text"/>
    <w:basedOn w:val="Normal"/>
    <w:link w:val="CommentTextChar"/>
    <w:uiPriority w:val="99"/>
    <w:semiHidden/>
    <w:unhideWhenUsed/>
    <w:rsid w:val="0023672D"/>
    <w:rPr>
      <w:sz w:val="20"/>
      <w:szCs w:val="18"/>
    </w:rPr>
  </w:style>
  <w:style w:type="character" w:customStyle="1" w:styleId="CommentTextChar">
    <w:name w:val="Comment Text Char"/>
    <w:basedOn w:val="DefaultParagraphFont"/>
    <w:link w:val="CommentText"/>
    <w:uiPriority w:val="99"/>
    <w:semiHidden/>
    <w:rsid w:val="0023672D"/>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23672D"/>
    <w:rPr>
      <w:b/>
      <w:bCs/>
    </w:rPr>
  </w:style>
  <w:style w:type="character" w:customStyle="1" w:styleId="CommentSubjectChar">
    <w:name w:val="Comment Subject Char"/>
    <w:basedOn w:val="CommentTextChar"/>
    <w:link w:val="CommentSubject"/>
    <w:uiPriority w:val="99"/>
    <w:semiHidden/>
    <w:rsid w:val="0023672D"/>
    <w:rPr>
      <w:rFonts w:eastAsia="SimSun" w:cs="Mangal"/>
      <w:b/>
      <w:bCs/>
      <w:kern w:val="1"/>
      <w:szCs w:val="18"/>
      <w:lang w:eastAsia="hi-IN" w:bidi="hi-IN"/>
    </w:rPr>
  </w:style>
  <w:style w:type="character" w:styleId="Hyperlink">
    <w:name w:val="Hyperlink"/>
    <w:rsid w:val="00A96B81"/>
    <w:rPr>
      <w:color w:val="0000FF"/>
      <w:u w:val="single"/>
    </w:rPr>
  </w:style>
  <w:style w:type="paragraph" w:customStyle="1" w:styleId="Default">
    <w:name w:val="Default"/>
    <w:rsid w:val="009D65DF"/>
    <w:pPr>
      <w:autoSpaceDE w:val="0"/>
      <w:autoSpaceDN w:val="0"/>
      <w:adjustRightInd w:val="0"/>
    </w:pPr>
    <w:rPr>
      <w:rFonts w:ascii="Arial" w:hAnsi="Arial" w:cs="Arial"/>
      <w:color w:val="000000"/>
      <w:sz w:val="24"/>
      <w:szCs w:val="24"/>
    </w:rPr>
  </w:style>
  <w:style w:type="paragraph" w:customStyle="1" w:styleId="redbanner">
    <w:name w:val="red banner"/>
    <w:basedOn w:val="Normal"/>
    <w:qFormat/>
    <w:rsid w:val="00CE01CA"/>
    <w:pPr>
      <w:widowControl/>
      <w:suppressAutoHyphens w:val="0"/>
      <w:spacing w:before="0" w:after="0" w:line="240" w:lineRule="auto"/>
      <w:jc w:val="right"/>
    </w:pPr>
    <w:rPr>
      <w:rFonts w:eastAsia="Times New Roman" w:cs="Times New Roman"/>
      <w:color w:val="000000"/>
      <w:kern w:val="0"/>
      <w:sz w:val="18"/>
      <w:lang w:eastAsia="en-AU" w:bidi="ar-SA"/>
    </w:rPr>
  </w:style>
  <w:style w:type="paragraph" w:customStyle="1" w:styleId="TableHeading">
    <w:name w:val="Table Heading"/>
    <w:basedOn w:val="Normal"/>
    <w:uiPriority w:val="4"/>
    <w:qFormat/>
    <w:rsid w:val="000A70C7"/>
    <w:pPr>
      <w:spacing w:before="80" w:after="80"/>
    </w:pPr>
    <w:rPr>
      <w:rFonts w:cs="Arial"/>
      <w:b/>
      <w:szCs w:val="22"/>
    </w:rPr>
  </w:style>
  <w:style w:type="paragraph" w:customStyle="1" w:styleId="TableText">
    <w:name w:val="Table Text"/>
    <w:basedOn w:val="Normal"/>
    <w:uiPriority w:val="4"/>
    <w:qFormat/>
    <w:rsid w:val="00836649"/>
    <w:pPr>
      <w:spacing w:before="80" w:after="80"/>
    </w:pPr>
    <w:rPr>
      <w:rFonts w:cs="Arial"/>
      <w:szCs w:val="20"/>
    </w:rPr>
  </w:style>
  <w:style w:type="paragraph" w:customStyle="1" w:styleId="TableBullet-Main">
    <w:name w:val="Table Bullet - Main"/>
    <w:basedOn w:val="ListParagraph"/>
    <w:qFormat/>
    <w:rsid w:val="000A70C7"/>
    <w:pPr>
      <w:numPr>
        <w:numId w:val="1"/>
      </w:numPr>
      <w:tabs>
        <w:tab w:val="left" w:pos="567"/>
      </w:tabs>
      <w:spacing w:before="80" w:after="80"/>
      <w:ind w:left="567" w:hanging="567"/>
      <w:contextualSpacing w:val="0"/>
    </w:pPr>
    <w:rPr>
      <w:rFonts w:cs="Arial"/>
      <w:szCs w:val="22"/>
    </w:rPr>
  </w:style>
  <w:style w:type="character" w:customStyle="1" w:styleId="Heading3Char">
    <w:name w:val="Heading 3 Char"/>
    <w:basedOn w:val="DefaultParagraphFont"/>
    <w:link w:val="Heading3"/>
    <w:uiPriority w:val="9"/>
    <w:rsid w:val="003727CE"/>
    <w:rPr>
      <w:rFonts w:asciiTheme="majorHAnsi" w:eastAsiaTheme="majorEastAsia" w:hAnsiTheme="majorHAnsi" w:cs="Mangal"/>
      <w:b/>
      <w:bCs/>
      <w:kern w:val="1"/>
      <w:sz w:val="22"/>
      <w:szCs w:val="24"/>
      <w:lang w:eastAsia="hi-IN" w:bidi="hi-IN"/>
    </w:rPr>
  </w:style>
  <w:style w:type="paragraph" w:customStyle="1" w:styleId="Sourcereferencetext">
    <w:name w:val="Source reference text"/>
    <w:link w:val="SourcereferencetextChar"/>
    <w:uiPriority w:val="8"/>
    <w:qFormat/>
    <w:rsid w:val="00CE01CA"/>
    <w:pPr>
      <w:jc w:val="right"/>
    </w:pPr>
    <w:rPr>
      <w:rFonts w:ascii="Arial" w:eastAsia="Calibri" w:hAnsi="Arial" w:cs="Helvetica"/>
      <w:bCs/>
      <w:sz w:val="16"/>
      <w:szCs w:val="16"/>
    </w:rPr>
  </w:style>
  <w:style w:type="character" w:customStyle="1" w:styleId="SourcereferencetextChar">
    <w:name w:val="Source reference text Char"/>
    <w:link w:val="Sourcereferencetext"/>
    <w:uiPriority w:val="8"/>
    <w:rsid w:val="00CE01CA"/>
    <w:rPr>
      <w:rFonts w:ascii="Arial" w:eastAsia="Calibri" w:hAnsi="Arial" w:cs="Helvetica"/>
      <w:bCs/>
      <w:sz w:val="16"/>
      <w:szCs w:val="16"/>
    </w:rPr>
  </w:style>
  <w:style w:type="paragraph" w:customStyle="1" w:styleId="Footnote">
    <w:name w:val="Footnote"/>
    <w:basedOn w:val="Normal"/>
    <w:uiPriority w:val="4"/>
    <w:qFormat/>
    <w:rsid w:val="00CE01CA"/>
    <w:pPr>
      <w:widowControl/>
      <w:suppressAutoHyphens w:val="0"/>
      <w:spacing w:after="0"/>
    </w:pPr>
    <w:rPr>
      <w:rFonts w:eastAsia="Calibri" w:cs="Times New Roman"/>
      <w:kern w:val="0"/>
      <w:sz w:val="20"/>
      <w:szCs w:val="22"/>
      <w:lang w:eastAsia="en-US" w:bidi="ar-SA"/>
    </w:rPr>
  </w:style>
  <w:style w:type="paragraph" w:customStyle="1" w:styleId="Introduction">
    <w:name w:val="Introduction"/>
    <w:basedOn w:val="Normal"/>
    <w:autoRedefine/>
    <w:locked/>
    <w:rsid w:val="00CE01CA"/>
    <w:pPr>
      <w:widowControl/>
      <w:suppressAutoHyphens w:val="0"/>
    </w:pPr>
    <w:rPr>
      <w:rFonts w:eastAsia="Calibri" w:cs="Arial"/>
      <w:kern w:val="0"/>
      <w:szCs w:val="32"/>
      <w:lang w:eastAsia="en-US" w:bidi="ar-SA"/>
    </w:rPr>
  </w:style>
  <w:style w:type="paragraph" w:customStyle="1" w:styleId="Bullet-main">
    <w:name w:val="Bullet - main"/>
    <w:basedOn w:val="ListParagraph"/>
    <w:uiPriority w:val="4"/>
    <w:qFormat/>
    <w:rsid w:val="00D05D86"/>
    <w:pPr>
      <w:widowControl/>
      <w:numPr>
        <w:numId w:val="5"/>
      </w:numPr>
      <w:tabs>
        <w:tab w:val="left" w:pos="567"/>
      </w:tabs>
      <w:suppressAutoHyphens w:val="0"/>
      <w:ind w:left="567" w:hanging="567"/>
      <w:contextualSpacing w:val="0"/>
    </w:pPr>
    <w:rPr>
      <w:rFonts w:eastAsia="Calibri" w:cs="Times New Roman"/>
      <w:kern w:val="0"/>
      <w:szCs w:val="22"/>
      <w:lang w:eastAsia="en-US" w:bidi="ar-SA"/>
    </w:rPr>
  </w:style>
  <w:style w:type="paragraph" w:customStyle="1" w:styleId="Bullet-sub2">
    <w:name w:val="Bullet - sub2"/>
    <w:basedOn w:val="Bullet-main"/>
    <w:uiPriority w:val="4"/>
    <w:qFormat/>
    <w:rsid w:val="00D05D86"/>
    <w:pPr>
      <w:numPr>
        <w:numId w:val="6"/>
      </w:numPr>
      <w:tabs>
        <w:tab w:val="clear" w:pos="567"/>
        <w:tab w:val="left" w:pos="1134"/>
      </w:tabs>
      <w:ind w:left="1134" w:hanging="567"/>
    </w:pPr>
  </w:style>
  <w:style w:type="paragraph" w:customStyle="1" w:styleId="Answerbullet-main">
    <w:name w:val="Answer bullet - main"/>
    <w:basedOn w:val="Bullet-main"/>
    <w:uiPriority w:val="4"/>
    <w:qFormat/>
    <w:rsid w:val="0045702F"/>
    <w:rPr>
      <w:color w:val="FF0000"/>
    </w:rPr>
  </w:style>
  <w:style w:type="paragraph" w:customStyle="1" w:styleId="Answerbullet-sub2">
    <w:name w:val="Answer bullet - sub2"/>
    <w:basedOn w:val="Bullet-sub2"/>
    <w:uiPriority w:val="4"/>
    <w:qFormat/>
    <w:rsid w:val="0045702F"/>
    <w:rPr>
      <w:color w:val="FF0000"/>
    </w:rPr>
  </w:style>
  <w:style w:type="paragraph" w:customStyle="1" w:styleId="Calloutheading">
    <w:name w:val="Callout heading"/>
    <w:basedOn w:val="Normal"/>
    <w:uiPriority w:val="4"/>
    <w:qFormat/>
    <w:rsid w:val="00CE01CA"/>
    <w:pPr>
      <w:widowControl/>
      <w:suppressAutoHyphens w:val="0"/>
    </w:pPr>
    <w:rPr>
      <w:rFonts w:eastAsia="Times New Roman" w:cs="Times New Roman"/>
      <w:b/>
      <w:noProof/>
      <w:kern w:val="0"/>
      <w:sz w:val="24"/>
      <w:szCs w:val="22"/>
      <w:lang w:eastAsia="en-AU" w:bidi="ar-SA"/>
    </w:rPr>
  </w:style>
  <w:style w:type="paragraph" w:customStyle="1" w:styleId="Calloutbullet-main">
    <w:name w:val="Callout bullet - main"/>
    <w:basedOn w:val="Bullet-main"/>
    <w:uiPriority w:val="4"/>
    <w:qFormat/>
    <w:rsid w:val="00CE01CA"/>
    <w:pPr>
      <w:ind w:hanging="425"/>
    </w:pPr>
  </w:style>
  <w:style w:type="paragraph" w:customStyle="1" w:styleId="Callouttext">
    <w:name w:val="Callout text"/>
    <w:basedOn w:val="Bullet-sub2"/>
    <w:uiPriority w:val="4"/>
    <w:qFormat/>
    <w:rsid w:val="00CE01CA"/>
    <w:pPr>
      <w:numPr>
        <w:numId w:val="0"/>
      </w:numPr>
      <w:ind w:left="142"/>
    </w:pPr>
  </w:style>
  <w:style w:type="paragraph" w:customStyle="1" w:styleId="Calloutbullet-sub2">
    <w:name w:val="Callout bullet - sub2"/>
    <w:basedOn w:val="Bullet-sub2"/>
    <w:uiPriority w:val="4"/>
    <w:qFormat/>
    <w:rsid w:val="00CE01CA"/>
  </w:style>
  <w:style w:type="paragraph" w:customStyle="1" w:styleId="Answercalloutbullet-main">
    <w:name w:val="Answer callout bullet - main"/>
    <w:basedOn w:val="Calloutbullet-main"/>
    <w:uiPriority w:val="4"/>
    <w:qFormat/>
    <w:rsid w:val="0045702F"/>
    <w:rPr>
      <w:color w:val="FF0000"/>
    </w:rPr>
  </w:style>
  <w:style w:type="paragraph" w:customStyle="1" w:styleId="Answercalloutbullet-sub">
    <w:name w:val="Answer callout bullet - sub"/>
    <w:basedOn w:val="Calloutbullet-sub2"/>
    <w:uiPriority w:val="4"/>
    <w:qFormat/>
    <w:rsid w:val="0045702F"/>
    <w:rPr>
      <w:color w:val="FF0000"/>
    </w:rPr>
  </w:style>
  <w:style w:type="paragraph" w:customStyle="1" w:styleId="Answercallout">
    <w:name w:val="Answer callout"/>
    <w:basedOn w:val="Callouttext"/>
    <w:uiPriority w:val="4"/>
    <w:qFormat/>
    <w:rsid w:val="0045702F"/>
    <w:rPr>
      <w:color w:val="FF0000"/>
    </w:rPr>
  </w:style>
  <w:style w:type="paragraph" w:customStyle="1" w:styleId="Answertext">
    <w:name w:val="Answer text"/>
    <w:basedOn w:val="Normal"/>
    <w:uiPriority w:val="4"/>
    <w:qFormat/>
    <w:rsid w:val="0045702F"/>
    <w:pPr>
      <w:widowControl/>
      <w:suppressAutoHyphens w:val="0"/>
    </w:pPr>
    <w:rPr>
      <w:rFonts w:eastAsia="Calibri" w:cs="Times New Roman"/>
      <w:color w:val="FF0000"/>
      <w:kern w:val="0"/>
      <w:szCs w:val="22"/>
      <w:lang w:eastAsia="en-US" w:bidi="ar-SA"/>
    </w:rPr>
  </w:style>
  <w:style w:type="paragraph" w:customStyle="1" w:styleId="Answerindent">
    <w:name w:val="Answer indent"/>
    <w:basedOn w:val="Answertext"/>
    <w:uiPriority w:val="4"/>
    <w:qFormat/>
    <w:rsid w:val="0045702F"/>
    <w:pPr>
      <w:ind w:left="567"/>
    </w:pPr>
  </w:style>
  <w:style w:type="paragraph" w:customStyle="1" w:styleId="Bullet-sub3">
    <w:name w:val="Bullet - sub3"/>
    <w:basedOn w:val="ListParagraph"/>
    <w:uiPriority w:val="4"/>
    <w:qFormat/>
    <w:rsid w:val="00D05D86"/>
    <w:pPr>
      <w:widowControl/>
      <w:numPr>
        <w:numId w:val="7"/>
      </w:numPr>
      <w:tabs>
        <w:tab w:val="left" w:pos="1701"/>
      </w:tabs>
      <w:suppressAutoHyphens w:val="0"/>
      <w:ind w:left="1701" w:hanging="567"/>
      <w:contextualSpacing w:val="0"/>
    </w:pPr>
    <w:rPr>
      <w:rFonts w:eastAsia="Calibri" w:cs="Times New Roman"/>
      <w:kern w:val="0"/>
      <w:szCs w:val="22"/>
      <w:lang w:eastAsia="en-US" w:bidi="ar-SA"/>
    </w:rPr>
  </w:style>
  <w:style w:type="paragraph" w:customStyle="1" w:styleId="Answerbullet-sub3">
    <w:name w:val="Answer bullet - sub3"/>
    <w:basedOn w:val="Bullet-sub3"/>
    <w:uiPriority w:val="4"/>
    <w:qFormat/>
    <w:rsid w:val="0045702F"/>
    <w:rPr>
      <w:color w:val="FF0000"/>
    </w:rPr>
  </w:style>
  <w:style w:type="paragraph" w:customStyle="1" w:styleId="Calloutbullet-sub3">
    <w:name w:val="Callout bullet - sub3"/>
    <w:basedOn w:val="Answerbullet-sub3"/>
    <w:uiPriority w:val="4"/>
    <w:qFormat/>
    <w:rsid w:val="00CE01CA"/>
    <w:rPr>
      <w:color w:val="auto"/>
    </w:rPr>
  </w:style>
  <w:style w:type="paragraph" w:customStyle="1" w:styleId="Answercalloutbullet-sub3">
    <w:name w:val="Answer callout bullet - sub3"/>
    <w:basedOn w:val="Answerbullet-sub3"/>
    <w:uiPriority w:val="4"/>
    <w:qFormat/>
    <w:rsid w:val="00CE01CA"/>
  </w:style>
  <w:style w:type="paragraph" w:customStyle="1" w:styleId="Tablebullet-main0">
    <w:name w:val="Table bullet - main"/>
    <w:basedOn w:val="Bullet-main"/>
    <w:uiPriority w:val="4"/>
    <w:qFormat/>
    <w:rsid w:val="00CE01CA"/>
    <w:pPr>
      <w:spacing w:before="80" w:after="80"/>
    </w:pPr>
  </w:style>
  <w:style w:type="paragraph" w:customStyle="1" w:styleId="Tablebullet-sub2">
    <w:name w:val="Table bullet - sub2"/>
    <w:basedOn w:val="Bullet-sub2"/>
    <w:uiPriority w:val="4"/>
    <w:qFormat/>
    <w:rsid w:val="00CE01CA"/>
    <w:pPr>
      <w:spacing w:before="80" w:after="80"/>
    </w:pPr>
  </w:style>
  <w:style w:type="paragraph" w:customStyle="1" w:styleId="Tablebullet-sub3">
    <w:name w:val="Table bullet - sub3"/>
    <w:basedOn w:val="Bullet-sub3"/>
    <w:uiPriority w:val="4"/>
    <w:qFormat/>
    <w:rsid w:val="00CE01CA"/>
    <w:pPr>
      <w:spacing w:before="80" w:after="80"/>
    </w:pPr>
  </w:style>
  <w:style w:type="paragraph" w:customStyle="1" w:styleId="Answercheckbox-main">
    <w:name w:val="Answer checkbox - main"/>
    <w:basedOn w:val="Answerbullet-main"/>
    <w:uiPriority w:val="4"/>
    <w:qFormat/>
    <w:rsid w:val="00CE01CA"/>
    <w:pPr>
      <w:numPr>
        <w:numId w:val="8"/>
      </w:numPr>
      <w:ind w:left="567" w:hanging="567"/>
    </w:pPr>
  </w:style>
  <w:style w:type="paragraph" w:customStyle="1" w:styleId="Checkbox">
    <w:name w:val="Checkbox"/>
    <w:basedOn w:val="Answercheckbox-main"/>
    <w:uiPriority w:val="4"/>
    <w:qFormat/>
    <w:rsid w:val="00CE01CA"/>
    <w:pPr>
      <w:numPr>
        <w:numId w:val="9"/>
      </w:numPr>
      <w:ind w:left="567" w:hanging="567"/>
    </w:pPr>
    <w:rPr>
      <w:color w:val="auto"/>
    </w:rPr>
  </w:style>
  <w:style w:type="paragraph" w:customStyle="1" w:styleId="Checkbox-main">
    <w:name w:val="Checkbox - main"/>
    <w:basedOn w:val="Answercheckbox-main"/>
    <w:uiPriority w:val="4"/>
    <w:qFormat/>
    <w:rsid w:val="00CE01CA"/>
    <w:pPr>
      <w:numPr>
        <w:numId w:val="0"/>
      </w:numPr>
      <w:ind w:left="567" w:hanging="567"/>
    </w:pPr>
    <w:rPr>
      <w:color w:val="auto"/>
    </w:rPr>
  </w:style>
  <w:style w:type="paragraph" w:customStyle="1" w:styleId="Checkbox-sub2">
    <w:name w:val="Checkbox - sub2"/>
    <w:basedOn w:val="Checkbox-main"/>
    <w:qFormat/>
    <w:rsid w:val="00CE01CA"/>
    <w:pPr>
      <w:tabs>
        <w:tab w:val="clear" w:pos="567"/>
        <w:tab w:val="left" w:pos="1134"/>
      </w:tabs>
      <w:ind w:left="1134"/>
    </w:pPr>
  </w:style>
  <w:style w:type="paragraph" w:customStyle="1" w:styleId="Answercheckbox-sub2">
    <w:name w:val="Answer checkbox - sub2"/>
    <w:basedOn w:val="Answercheckbox-main"/>
    <w:uiPriority w:val="4"/>
    <w:qFormat/>
    <w:rsid w:val="00CE01CA"/>
    <w:pPr>
      <w:tabs>
        <w:tab w:val="clear" w:pos="567"/>
        <w:tab w:val="left" w:pos="1134"/>
      </w:tabs>
      <w:ind w:left="1134"/>
    </w:pPr>
  </w:style>
  <w:style w:type="character" w:customStyle="1" w:styleId="Heading4Char">
    <w:name w:val="Heading 4 Char"/>
    <w:basedOn w:val="DefaultParagraphFont"/>
    <w:link w:val="Heading4"/>
    <w:uiPriority w:val="9"/>
    <w:semiHidden/>
    <w:rsid w:val="003727CE"/>
    <w:rPr>
      <w:rFonts w:asciiTheme="majorHAnsi" w:eastAsiaTheme="majorEastAsia" w:hAnsiTheme="majorHAnsi" w:cs="Mangal"/>
      <w:b/>
      <w:bCs/>
      <w:i/>
      <w:iCs/>
      <w:kern w:val="1"/>
      <w:sz w:val="22"/>
      <w:szCs w:val="24"/>
      <w:lang w:eastAsia="hi-IN" w:bidi="hi-IN"/>
    </w:rPr>
  </w:style>
  <w:style w:type="paragraph" w:customStyle="1" w:styleId="Tableheading0">
    <w:name w:val="Table heading"/>
    <w:basedOn w:val="Normal"/>
    <w:qFormat/>
    <w:rsid w:val="00A12359"/>
    <w:pPr>
      <w:spacing w:before="80" w:after="80" w:line="240" w:lineRule="auto"/>
    </w:pPr>
    <w:rPr>
      <w:rFonts w:cs="Arial"/>
      <w:b/>
      <w:szCs w:val="22"/>
    </w:rPr>
  </w:style>
  <w:style w:type="paragraph" w:customStyle="1" w:styleId="Privacydisclaimer">
    <w:name w:val="Privacy disclaimer"/>
    <w:basedOn w:val="Normal"/>
    <w:qFormat/>
    <w:rsid w:val="00A12359"/>
    <w:pPr>
      <w:widowControl/>
      <w:tabs>
        <w:tab w:val="left" w:pos="5160"/>
        <w:tab w:val="left" w:pos="5313"/>
      </w:tabs>
      <w:suppressAutoHyphens w:val="0"/>
      <w:spacing w:before="80" w:after="80" w:line="240" w:lineRule="auto"/>
    </w:pPr>
    <w:rPr>
      <w:rFonts w:eastAsia="Times New Roman" w:cs="Arial"/>
      <w:color w:val="000000"/>
      <w:kern w:val="0"/>
      <w:sz w:val="14"/>
      <w:szCs w:val="18"/>
      <w:lang w:eastAsia="en-AU" w:bidi="ar-SA"/>
    </w:rPr>
  </w:style>
  <w:style w:type="table" w:customStyle="1" w:styleId="TableGrid1">
    <w:name w:val="Table Grid1"/>
    <w:basedOn w:val="TableNormal"/>
    <w:uiPriority w:val="59"/>
    <w:rsid w:val="00472C5A"/>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472C5A"/>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73D59"/>
    <w:rPr>
      <w:rFonts w:ascii="Arial" w:eastAsia="SimSun" w:hAnsi="Arial" w:cs="Mangal"/>
      <w:kern w:val="1"/>
      <w:sz w:val="22"/>
      <w:szCs w:val="24"/>
      <w:lang w:eastAsia="hi-IN" w:bidi="hi-IN"/>
    </w:rPr>
  </w:style>
  <w:style w:type="character" w:styleId="UnresolvedMention">
    <w:name w:val="Unresolved Mention"/>
    <w:basedOn w:val="DefaultParagraphFont"/>
    <w:uiPriority w:val="99"/>
    <w:semiHidden/>
    <w:unhideWhenUsed/>
    <w:rsid w:val="00EB1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886343">
      <w:bodyDiv w:val="1"/>
      <w:marLeft w:val="0"/>
      <w:marRight w:val="0"/>
      <w:marTop w:val="0"/>
      <w:marBottom w:val="0"/>
      <w:divBdr>
        <w:top w:val="none" w:sz="0" w:space="0" w:color="auto"/>
        <w:left w:val="none" w:sz="0" w:space="0" w:color="auto"/>
        <w:bottom w:val="none" w:sz="0" w:space="0" w:color="auto"/>
        <w:right w:val="none" w:sz="0" w:space="0" w:color="auto"/>
      </w:divBdr>
    </w:div>
    <w:div w:id="808127313">
      <w:bodyDiv w:val="1"/>
      <w:marLeft w:val="0"/>
      <w:marRight w:val="0"/>
      <w:marTop w:val="0"/>
      <w:marBottom w:val="0"/>
      <w:divBdr>
        <w:top w:val="none" w:sz="0" w:space="0" w:color="auto"/>
        <w:left w:val="none" w:sz="0" w:space="0" w:color="auto"/>
        <w:bottom w:val="none" w:sz="0" w:space="0" w:color="auto"/>
        <w:right w:val="none" w:sz="0" w:space="0" w:color="auto"/>
      </w:divBdr>
    </w:div>
    <w:div w:id="1059282289">
      <w:bodyDiv w:val="1"/>
      <w:marLeft w:val="0"/>
      <w:marRight w:val="0"/>
      <w:marTop w:val="0"/>
      <w:marBottom w:val="0"/>
      <w:divBdr>
        <w:top w:val="none" w:sz="0" w:space="0" w:color="auto"/>
        <w:left w:val="none" w:sz="0" w:space="0" w:color="auto"/>
        <w:bottom w:val="none" w:sz="0" w:space="0" w:color="auto"/>
        <w:right w:val="none" w:sz="0" w:space="0" w:color="auto"/>
      </w:divBdr>
    </w:div>
    <w:div w:id="1063798537">
      <w:bodyDiv w:val="1"/>
      <w:marLeft w:val="0"/>
      <w:marRight w:val="0"/>
      <w:marTop w:val="0"/>
      <w:marBottom w:val="0"/>
      <w:divBdr>
        <w:top w:val="none" w:sz="0" w:space="0" w:color="auto"/>
        <w:left w:val="none" w:sz="0" w:space="0" w:color="auto"/>
        <w:bottom w:val="none" w:sz="0" w:space="0" w:color="auto"/>
        <w:right w:val="none" w:sz="0" w:space="0" w:color="auto"/>
      </w:divBdr>
    </w:div>
    <w:div w:id="1460220356">
      <w:bodyDiv w:val="1"/>
      <w:marLeft w:val="0"/>
      <w:marRight w:val="0"/>
      <w:marTop w:val="0"/>
      <w:marBottom w:val="0"/>
      <w:divBdr>
        <w:top w:val="none" w:sz="0" w:space="0" w:color="auto"/>
        <w:left w:val="none" w:sz="0" w:space="0" w:color="auto"/>
        <w:bottom w:val="none" w:sz="0" w:space="0" w:color="auto"/>
        <w:right w:val="none" w:sz="0" w:space="0" w:color="auto"/>
      </w:divBdr>
    </w:div>
    <w:div w:id="1936747754">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sswordreset.tafeqld.edu.au/default.aspx"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yperlink" Target="mailto:David@gmail.com" TargetMode="External"/><Relationship Id="rId21" Type="http://schemas.openxmlformats.org/officeDocument/2006/relationships/hyperlink" Target="mailto:beauW@gmail.com" TargetMode="External"/><Relationship Id="rId34" Type="http://schemas.openxmlformats.org/officeDocument/2006/relationships/image" Target="media/image15.png"/><Relationship Id="rId42"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beauWhite@Gmail.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rivacy@tafeqld.edu.au" TargetMode="External"/><Relationship Id="rId24" Type="http://schemas.openxmlformats.org/officeDocument/2006/relationships/chart" Target="charts/chart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beauWhite@Gmail.com"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tafeqld.edu.au/global/privacy-policy.html"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davidHunt@Gmail.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connect.tafeqld.edu.au/d2l/login"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hyperlink" Target="mailto:davidH@gmail.com" TargetMode="External"/><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0.tif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 2025</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2CE-4F09-8FC7-A77CB026913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2CE-4F09-8FC7-A77CB026913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02CE-4F09-8FC7-A77CB026913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2CE-4F09-8FC7-A77CB026913B}"/>
              </c:ext>
            </c:extLst>
          </c:dPt>
          <c:cat>
            <c:strRef>
              <c:f>Sheet1!$A$2:$A$5</c:f>
              <c:strCache>
                <c:ptCount val="4"/>
                <c:pt idx="0">
                  <c:v>1st Qtr</c:v>
                </c:pt>
                <c:pt idx="1">
                  <c:v>2nd Qtr</c:v>
                </c:pt>
                <c:pt idx="2">
                  <c:v>3rd Qtr</c:v>
                </c:pt>
                <c:pt idx="3">
                  <c:v>4th Qtr</c:v>
                </c:pt>
              </c:strCache>
            </c:strRef>
          </c:cat>
          <c:val>
            <c:numRef>
              <c:f>Sheet1!$B$2:$B$5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0-096B-45FC-B35F-9BD09A82CB8E}"/>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71B6B1D809664C9EEBC310BEE92460" ma:contentTypeVersion="24" ma:contentTypeDescription="Create a new document." ma:contentTypeScope="" ma:versionID="9c272f034ae3dbde21ebc7c3a7e5b64a">
  <xsd:schema xmlns:xsd="http://www.w3.org/2001/XMLSchema" xmlns:xs="http://www.w3.org/2001/XMLSchema" xmlns:p="http://schemas.microsoft.com/office/2006/metadata/properties" xmlns:ns2="bd45fcdd-cd9c-4e94-afbc-3ae0ba417710" xmlns:ns3="10fcc653-995a-4cc4-894d-6d0a9bb30977" targetNamespace="http://schemas.microsoft.com/office/2006/metadata/properties" ma:root="true" ma:fieldsID="77b03fb70bbb4202e2832db2cb6609f7" ns2:_="" ns3:_="">
    <xsd:import namespace="bd45fcdd-cd9c-4e94-afbc-3ae0ba417710"/>
    <xsd:import namespace="10fcc653-995a-4cc4-894d-6d0a9bb3097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2:Done" minOccurs="0"/>
                <xsd:element ref="ns2:Lookup"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5fcdd-cd9c-4e94-afbc-3ae0ba4177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Done" ma:index="20" nillable="true" ma:displayName="Done" ma:default="0" ma:format="Dropdown" ma:internalName="Done">
      <xsd:simpleType>
        <xsd:restriction base="dms:Boolean"/>
      </xsd:simpleType>
    </xsd:element>
    <xsd:element name="Lookup" ma:index="21" nillable="true" ma:displayName="Lookup" ma:list="{bd45fcdd-cd9c-4e94-afbc-3ae0ba417710}" ma:internalName="Lookup" ma:showField="Title">
      <xsd:simpleType>
        <xsd:restriction base="dms:Lookup"/>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814af272-23ad-4963-abe4-d4236d2d4a0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0fcc653-995a-4cc4-894d-6d0a9bb30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70424852-85f7-41b8-8642-7f7ea71536dc}" ma:internalName="TaxCatchAll" ma:showField="CatchAllData" ma:web="10fcc653-995a-4cc4-894d-6d0a9bb309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0fcc653-995a-4cc4-894d-6d0a9bb30977">
      <Value>13</Value>
      <Value>7</Value>
      <Value>14</Value>
    </TaxCatchAll>
    <lcf76f155ced4ddcb4097134ff3c332f xmlns="bd45fcdd-cd9c-4e94-afbc-3ae0ba417710">
      <Terms xmlns="http://schemas.microsoft.com/office/infopath/2007/PartnerControls"/>
    </lcf76f155ced4ddcb4097134ff3c332f>
    <Done xmlns="bd45fcdd-cd9c-4e94-afbc-3ae0ba417710">false</Done>
    <Lookup xmlns="bd45fcdd-cd9c-4e94-afbc-3ae0ba417710" xsi:nil="true"/>
  </documentManagement>
</p:properties>
</file>

<file path=customXml/itemProps1.xml><?xml version="1.0" encoding="utf-8"?>
<ds:datastoreItem xmlns:ds="http://schemas.openxmlformats.org/officeDocument/2006/customXml" ds:itemID="{F0751022-2063-4462-B66A-E59A0AF884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5fcdd-cd9c-4e94-afbc-3ae0ba417710"/>
    <ds:schemaRef ds:uri="10fcc653-995a-4cc4-894d-6d0a9bb30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8B4792-CCAC-4169-BF2E-ACD62DD27480}">
  <ds:schemaRefs>
    <ds:schemaRef ds:uri="http://schemas.microsoft.com/sharepoint/v3/contenttype/forms"/>
  </ds:schemaRefs>
</ds:datastoreItem>
</file>

<file path=customXml/itemProps3.xml><?xml version="1.0" encoding="utf-8"?>
<ds:datastoreItem xmlns:ds="http://schemas.openxmlformats.org/officeDocument/2006/customXml" ds:itemID="{4623458F-5459-4D58-B6C8-17070B23CDF7}">
  <ds:schemaRefs>
    <ds:schemaRef ds:uri="http://schemas.microsoft.com/office/2006/metadata/properties"/>
    <ds:schemaRef ds:uri="http://schemas.microsoft.com/office/infopath/2007/PartnerControls"/>
    <ds:schemaRef ds:uri="10fcc653-995a-4cc4-894d-6d0a9bb30977"/>
    <ds:schemaRef ds:uri="bd45fcdd-cd9c-4e94-afbc-3ae0ba417710"/>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34</Pages>
  <Words>5269</Words>
  <Characters>30037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Assessment Task - Portfolio of Evidence</vt:lpstr>
    </vt:vector>
  </TitlesOfParts>
  <Company>TAFE Queensland</Company>
  <LinksUpToDate>false</LinksUpToDate>
  <CharactersWithSpaces>35236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 Portfolio of Evidence</dc:title>
  <dc:creator>Bush, Fiona</dc:creator>
  <cp:lastModifiedBy>Beau White</cp:lastModifiedBy>
  <cp:revision>59</cp:revision>
  <dcterms:created xsi:type="dcterms:W3CDTF">2024-11-06T01:03:00Z</dcterms:created>
  <dcterms:modified xsi:type="dcterms:W3CDTF">2024-11-13T02:34:00Z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0x0101000271B6B1D809664C9EEBC310BEE92460</vt:lpwstr>
  </property>
  <property fmtid="{D5CDD505-2E9C-101B-9397-08002B2CF9AE}" pid="3" name="TaxKeyword">
    <vt:lpwstr/>
  </property>
  <property fmtid="{D5CDD505-2E9C-101B-9397-08002B2CF9AE}" pid="4" name="PandPCategory">
    <vt:lpwstr>13;#123 Assessment|9a622dcc-34f2-46e6-b1f5-10ae11344eea</vt:lpwstr>
  </property>
  <property fmtid="{D5CDD505-2E9C-101B-9397-08002B2CF9AE}" pid="5" name="Scope">
    <vt:lpwstr>7;#All staff|52512cf1-7460-4f08-a370-7b30d022c859</vt:lpwstr>
  </property>
  <property fmtid="{D5CDD505-2E9C-101B-9397-08002B2CF9AE}" pid="6" name="PandPParentCategory">
    <vt:lpwstr>14;#100 Academic Governance|004c25cb-f080-4d53-997a-4cbdbe47bc76</vt:lpwstr>
  </property>
  <property fmtid="{D5CDD505-2E9C-101B-9397-08002B2CF9AE}" pid="7" name="_dlc_DocIdItemGuid">
    <vt:lpwstr>240b7151-eafc-4615-b033-d23511defe41</vt:lpwstr>
  </property>
  <property fmtid="{D5CDD505-2E9C-101B-9397-08002B2CF9AE}" pid="8" name="MediaServiceImageTags">
    <vt:lpwstr/>
  </property>
</Properties>
</file>